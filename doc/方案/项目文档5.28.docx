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DE9A77" w14:textId="48B15542" w:rsidR="00650153" w:rsidRDefault="00650153" w:rsidP="00A31BD5">
      <w:pPr>
        <w:spacing w:beforeLines="200" w:before="624" w:afterLines="200" w:after="624" w:line="480" w:lineRule="auto"/>
        <w:ind w:firstLineChars="0" w:firstLine="0"/>
        <w:jc w:val="center"/>
        <w:rPr>
          <w:rFonts w:ascii="微软雅黑" w:eastAsia="微软雅黑" w:hAnsi="微软雅黑"/>
          <w:b/>
          <w:bCs/>
          <w:sz w:val="56"/>
          <w:szCs w:val="32"/>
        </w:rPr>
      </w:pPr>
      <w:r w:rsidRPr="00650153">
        <w:rPr>
          <w:rFonts w:ascii="微软雅黑" w:eastAsia="微软雅黑" w:hAnsi="微软雅黑" w:hint="eastAsia"/>
          <w:b/>
          <w:bCs/>
          <w:sz w:val="56"/>
          <w:szCs w:val="32"/>
        </w:rPr>
        <w:t>项目文档</w:t>
      </w:r>
    </w:p>
    <w:p w14:paraId="0441CCBB" w14:textId="77777777" w:rsidR="00650153" w:rsidRPr="00650153" w:rsidRDefault="00650153" w:rsidP="00650153">
      <w:pPr>
        <w:spacing w:beforeLines="200" w:before="624" w:afterLines="200" w:after="624" w:line="480" w:lineRule="auto"/>
        <w:ind w:firstLine="1120"/>
        <w:jc w:val="center"/>
        <w:rPr>
          <w:rFonts w:ascii="微软雅黑" w:eastAsia="微软雅黑" w:hAnsi="微软雅黑"/>
          <w:b/>
          <w:bCs/>
          <w:sz w:val="56"/>
          <w:szCs w:val="32"/>
        </w:rPr>
      </w:pPr>
    </w:p>
    <w:p w14:paraId="62C20624" w14:textId="6B57DD33" w:rsidR="00C34D19" w:rsidRDefault="00650153" w:rsidP="00A31BD5">
      <w:pPr>
        <w:spacing w:beforeLines="200" w:before="624" w:afterLines="200" w:after="624" w:line="480" w:lineRule="auto"/>
        <w:ind w:firstLineChars="0" w:firstLine="0"/>
        <w:jc w:val="center"/>
        <w:rPr>
          <w:rFonts w:ascii="微软雅黑" w:eastAsia="微软雅黑" w:hAnsi="微软雅黑"/>
          <w:b/>
          <w:bCs/>
          <w:sz w:val="32"/>
          <w:szCs w:val="32"/>
        </w:rPr>
      </w:pPr>
      <w:r>
        <w:rPr>
          <w:rFonts w:ascii="微软雅黑" w:eastAsia="微软雅黑" w:hAnsi="微软雅黑" w:hint="eastAsia"/>
          <w:b/>
          <w:bCs/>
          <w:sz w:val="32"/>
          <w:szCs w:val="32"/>
        </w:rPr>
        <w:t>首钢京唐冷轧产线优化</w:t>
      </w:r>
    </w:p>
    <w:p w14:paraId="0FEA3AFE" w14:textId="77777777" w:rsidR="00A31BD5" w:rsidRDefault="00A31BD5" w:rsidP="00A31BD5">
      <w:pPr>
        <w:spacing w:beforeLines="200" w:before="624" w:afterLines="200" w:after="624" w:line="480" w:lineRule="auto"/>
        <w:ind w:firstLineChars="0" w:firstLine="0"/>
        <w:rPr>
          <w:rFonts w:ascii="微软雅黑" w:eastAsia="微软雅黑" w:hAnsi="微软雅黑"/>
          <w:b/>
          <w:bCs/>
          <w:sz w:val="32"/>
          <w:szCs w:val="32"/>
        </w:rPr>
      </w:pPr>
    </w:p>
    <w:p w14:paraId="4C5433F0" w14:textId="57987C6D" w:rsidR="00650153" w:rsidRDefault="00650153" w:rsidP="00A31BD5">
      <w:pPr>
        <w:spacing w:beforeLines="200" w:before="624" w:afterLines="200" w:after="624" w:line="480" w:lineRule="auto"/>
        <w:ind w:firstLineChars="0" w:firstLine="0"/>
        <w:jc w:val="center"/>
        <w:rPr>
          <w:rFonts w:ascii="微软雅黑" w:eastAsia="微软雅黑" w:hAnsi="微软雅黑"/>
          <w:bCs/>
          <w:sz w:val="32"/>
          <w:szCs w:val="32"/>
        </w:rPr>
      </w:pPr>
      <w:r w:rsidRPr="00650153">
        <w:rPr>
          <w:rFonts w:ascii="微软雅黑" w:eastAsia="微软雅黑" w:hAnsi="微软雅黑" w:hint="eastAsia"/>
          <w:bCs/>
          <w:sz w:val="32"/>
          <w:szCs w:val="32"/>
        </w:rPr>
        <w:t>产能分配与合同计划</w:t>
      </w:r>
    </w:p>
    <w:p w14:paraId="6F1B820D" w14:textId="0D591BEB" w:rsidR="00BE7606" w:rsidRDefault="00BE7606">
      <w:pPr>
        <w:widowControl/>
        <w:ind w:firstLine="640"/>
        <w:jc w:val="left"/>
        <w:rPr>
          <w:rFonts w:ascii="微软雅黑" w:eastAsia="微软雅黑" w:hAnsi="微软雅黑"/>
          <w:bCs/>
          <w:sz w:val="32"/>
          <w:szCs w:val="32"/>
        </w:rPr>
      </w:pPr>
      <w:r>
        <w:rPr>
          <w:rFonts w:ascii="微软雅黑" w:eastAsia="微软雅黑" w:hAnsi="微软雅黑"/>
          <w:bCs/>
          <w:sz w:val="32"/>
          <w:szCs w:val="32"/>
        </w:rPr>
        <w:br w:type="page"/>
      </w:r>
    </w:p>
    <w:sdt>
      <w:sdtPr>
        <w:rPr>
          <w:rFonts w:asciiTheme="minorHAnsi" w:eastAsiaTheme="minorEastAsia" w:hAnsiTheme="minorHAnsi" w:cstheme="minorBidi"/>
          <w:b w:val="0"/>
          <w:color w:val="auto"/>
          <w:kern w:val="2"/>
          <w:sz w:val="21"/>
          <w:szCs w:val="22"/>
          <w:lang w:val="zh-CN"/>
          <w14:ligatures w14:val="standardContextual"/>
        </w:rPr>
        <w:id w:val="545875976"/>
        <w:docPartObj>
          <w:docPartGallery w:val="Table of Contents"/>
          <w:docPartUnique/>
        </w:docPartObj>
      </w:sdtPr>
      <w:sdtEndPr>
        <w:rPr>
          <w:bCs/>
        </w:rPr>
      </w:sdtEndPr>
      <w:sdtContent>
        <w:p w14:paraId="2F435743" w14:textId="68352A6A" w:rsidR="00BE7606" w:rsidRDefault="00BE7606">
          <w:pPr>
            <w:pStyle w:val="TOC"/>
            <w:ind w:firstLine="420"/>
          </w:pPr>
          <w:r>
            <w:rPr>
              <w:lang w:val="zh-CN"/>
            </w:rPr>
            <w:t>目录</w:t>
          </w:r>
        </w:p>
        <w:p w14:paraId="706F216C" w14:textId="26791D7F" w:rsidR="003D4964" w:rsidRDefault="00BE7606">
          <w:pPr>
            <w:pStyle w:val="11"/>
            <w:tabs>
              <w:tab w:val="right" w:leader="dot" w:pos="8296"/>
            </w:tabs>
            <w:ind w:firstLine="420"/>
            <w:rPr>
              <w:noProof/>
              <w14:ligatures w14:val="none"/>
            </w:rPr>
          </w:pPr>
          <w:r>
            <w:fldChar w:fldCharType="begin"/>
          </w:r>
          <w:r>
            <w:instrText xml:space="preserve"> TOC \o "1-3" \h \z \u </w:instrText>
          </w:r>
          <w:r>
            <w:fldChar w:fldCharType="separate"/>
          </w:r>
          <w:hyperlink w:anchor="_Toc167781076" w:history="1">
            <w:r w:rsidR="003D4964" w:rsidRPr="006C7BD5">
              <w:rPr>
                <w:rStyle w:val="a8"/>
                <w:b/>
                <w:noProof/>
              </w:rPr>
              <w:t>1</w:t>
            </w:r>
            <w:r w:rsidR="003D4964" w:rsidRPr="006C7BD5">
              <w:rPr>
                <w:rStyle w:val="a8"/>
                <w:noProof/>
              </w:rPr>
              <w:t>.</w:t>
            </w:r>
            <w:r w:rsidR="003D4964" w:rsidRPr="006C7BD5">
              <w:rPr>
                <w:rStyle w:val="a8"/>
                <w:b/>
                <w:noProof/>
              </w:rPr>
              <w:t>简介</w:t>
            </w:r>
            <w:r w:rsidR="003D4964">
              <w:rPr>
                <w:noProof/>
                <w:webHidden/>
              </w:rPr>
              <w:tab/>
            </w:r>
            <w:r w:rsidR="003D4964">
              <w:rPr>
                <w:noProof/>
                <w:webHidden/>
              </w:rPr>
              <w:fldChar w:fldCharType="begin"/>
            </w:r>
            <w:r w:rsidR="003D4964">
              <w:rPr>
                <w:noProof/>
                <w:webHidden/>
              </w:rPr>
              <w:instrText xml:space="preserve"> PAGEREF _Toc167781076 \h </w:instrText>
            </w:r>
            <w:r w:rsidR="003D4964">
              <w:rPr>
                <w:noProof/>
                <w:webHidden/>
              </w:rPr>
            </w:r>
            <w:r w:rsidR="003D4964">
              <w:rPr>
                <w:noProof/>
                <w:webHidden/>
              </w:rPr>
              <w:fldChar w:fldCharType="separate"/>
            </w:r>
            <w:r w:rsidR="003D4964">
              <w:rPr>
                <w:noProof/>
                <w:webHidden/>
              </w:rPr>
              <w:t>3</w:t>
            </w:r>
            <w:r w:rsidR="003D4964">
              <w:rPr>
                <w:noProof/>
                <w:webHidden/>
              </w:rPr>
              <w:fldChar w:fldCharType="end"/>
            </w:r>
          </w:hyperlink>
        </w:p>
        <w:p w14:paraId="72621894" w14:textId="0163A883" w:rsidR="003D4964" w:rsidRDefault="003D4964">
          <w:pPr>
            <w:pStyle w:val="21"/>
            <w:tabs>
              <w:tab w:val="left" w:pos="1470"/>
              <w:tab w:val="right" w:leader="dot" w:pos="8296"/>
            </w:tabs>
            <w:ind w:firstLine="420"/>
            <w:rPr>
              <w:noProof/>
              <w14:ligatures w14:val="none"/>
            </w:rPr>
          </w:pPr>
          <w:hyperlink w:anchor="_Toc167781077" w:history="1">
            <w:r w:rsidRPr="006C7BD5">
              <w:rPr>
                <w:rStyle w:val="a8"/>
                <w:noProof/>
              </w:rPr>
              <w:t>1.1</w:t>
            </w:r>
            <w:r>
              <w:rPr>
                <w:noProof/>
                <w14:ligatures w14:val="none"/>
              </w:rPr>
              <w:tab/>
            </w:r>
            <w:r w:rsidRPr="006C7BD5">
              <w:rPr>
                <w:rStyle w:val="a8"/>
                <w:noProof/>
              </w:rPr>
              <w:t>产线特点</w:t>
            </w:r>
            <w:r>
              <w:rPr>
                <w:noProof/>
                <w:webHidden/>
              </w:rPr>
              <w:tab/>
            </w:r>
            <w:r>
              <w:rPr>
                <w:noProof/>
                <w:webHidden/>
              </w:rPr>
              <w:fldChar w:fldCharType="begin"/>
            </w:r>
            <w:r>
              <w:rPr>
                <w:noProof/>
                <w:webHidden/>
              </w:rPr>
              <w:instrText xml:space="preserve"> PAGEREF _Toc167781077 \h </w:instrText>
            </w:r>
            <w:r>
              <w:rPr>
                <w:noProof/>
                <w:webHidden/>
              </w:rPr>
            </w:r>
            <w:r>
              <w:rPr>
                <w:noProof/>
                <w:webHidden/>
              </w:rPr>
              <w:fldChar w:fldCharType="separate"/>
            </w:r>
            <w:r>
              <w:rPr>
                <w:noProof/>
                <w:webHidden/>
              </w:rPr>
              <w:t>3</w:t>
            </w:r>
            <w:r>
              <w:rPr>
                <w:noProof/>
                <w:webHidden/>
              </w:rPr>
              <w:fldChar w:fldCharType="end"/>
            </w:r>
          </w:hyperlink>
        </w:p>
        <w:p w14:paraId="3855D8C8" w14:textId="5553C395" w:rsidR="003D4964" w:rsidRDefault="003D4964">
          <w:pPr>
            <w:pStyle w:val="11"/>
            <w:tabs>
              <w:tab w:val="right" w:leader="dot" w:pos="8296"/>
            </w:tabs>
            <w:ind w:firstLine="420"/>
            <w:rPr>
              <w:noProof/>
              <w14:ligatures w14:val="none"/>
            </w:rPr>
          </w:pPr>
          <w:hyperlink w:anchor="_Toc167781078" w:history="1">
            <w:r w:rsidRPr="006C7BD5">
              <w:rPr>
                <w:rStyle w:val="a8"/>
                <w:b/>
                <w:noProof/>
              </w:rPr>
              <w:t>2</w:t>
            </w:r>
            <w:r w:rsidRPr="006C7BD5">
              <w:rPr>
                <w:rStyle w:val="a8"/>
                <w:noProof/>
              </w:rPr>
              <w:t>.</w:t>
            </w:r>
            <w:r w:rsidRPr="006C7BD5">
              <w:rPr>
                <w:rStyle w:val="a8"/>
                <w:b/>
                <w:noProof/>
              </w:rPr>
              <w:t>需求与疑问</w:t>
            </w:r>
            <w:r>
              <w:rPr>
                <w:noProof/>
                <w:webHidden/>
              </w:rPr>
              <w:tab/>
            </w:r>
            <w:r>
              <w:rPr>
                <w:noProof/>
                <w:webHidden/>
              </w:rPr>
              <w:fldChar w:fldCharType="begin"/>
            </w:r>
            <w:r>
              <w:rPr>
                <w:noProof/>
                <w:webHidden/>
              </w:rPr>
              <w:instrText xml:space="preserve"> PAGEREF _Toc167781078 \h </w:instrText>
            </w:r>
            <w:r>
              <w:rPr>
                <w:noProof/>
                <w:webHidden/>
              </w:rPr>
            </w:r>
            <w:r>
              <w:rPr>
                <w:noProof/>
                <w:webHidden/>
              </w:rPr>
              <w:fldChar w:fldCharType="separate"/>
            </w:r>
            <w:r>
              <w:rPr>
                <w:noProof/>
                <w:webHidden/>
              </w:rPr>
              <w:t>4</w:t>
            </w:r>
            <w:r>
              <w:rPr>
                <w:noProof/>
                <w:webHidden/>
              </w:rPr>
              <w:fldChar w:fldCharType="end"/>
            </w:r>
          </w:hyperlink>
        </w:p>
        <w:p w14:paraId="506A439A" w14:textId="2F71FF1A" w:rsidR="003D4964" w:rsidRDefault="003D4964">
          <w:pPr>
            <w:pStyle w:val="21"/>
            <w:tabs>
              <w:tab w:val="right" w:leader="dot" w:pos="8296"/>
            </w:tabs>
            <w:ind w:firstLine="420"/>
            <w:rPr>
              <w:noProof/>
              <w14:ligatures w14:val="none"/>
            </w:rPr>
          </w:pPr>
          <w:hyperlink w:anchor="_Toc167781079" w:history="1">
            <w:r w:rsidRPr="006C7BD5">
              <w:rPr>
                <w:rStyle w:val="a8"/>
                <w:noProof/>
              </w:rPr>
              <w:t>2.1 需求</w:t>
            </w:r>
            <w:r>
              <w:rPr>
                <w:noProof/>
                <w:webHidden/>
              </w:rPr>
              <w:tab/>
            </w:r>
            <w:r>
              <w:rPr>
                <w:noProof/>
                <w:webHidden/>
              </w:rPr>
              <w:fldChar w:fldCharType="begin"/>
            </w:r>
            <w:r>
              <w:rPr>
                <w:noProof/>
                <w:webHidden/>
              </w:rPr>
              <w:instrText xml:space="preserve"> PAGEREF _Toc167781079 \h </w:instrText>
            </w:r>
            <w:r>
              <w:rPr>
                <w:noProof/>
                <w:webHidden/>
              </w:rPr>
            </w:r>
            <w:r>
              <w:rPr>
                <w:noProof/>
                <w:webHidden/>
              </w:rPr>
              <w:fldChar w:fldCharType="separate"/>
            </w:r>
            <w:r>
              <w:rPr>
                <w:noProof/>
                <w:webHidden/>
              </w:rPr>
              <w:t>4</w:t>
            </w:r>
            <w:r>
              <w:rPr>
                <w:noProof/>
                <w:webHidden/>
              </w:rPr>
              <w:fldChar w:fldCharType="end"/>
            </w:r>
          </w:hyperlink>
        </w:p>
        <w:p w14:paraId="17B047B6" w14:textId="659347C8" w:rsidR="003D4964" w:rsidRDefault="003D4964">
          <w:pPr>
            <w:pStyle w:val="31"/>
            <w:tabs>
              <w:tab w:val="right" w:leader="dot" w:pos="8296"/>
            </w:tabs>
            <w:ind w:firstLine="420"/>
            <w:rPr>
              <w:noProof/>
              <w14:ligatures w14:val="none"/>
            </w:rPr>
          </w:pPr>
          <w:hyperlink w:anchor="_Toc167781080" w:history="1">
            <w:r w:rsidRPr="006C7BD5">
              <w:rPr>
                <w:rStyle w:val="a8"/>
                <w:noProof/>
              </w:rPr>
              <w:t>2.1.1 分级集批</w:t>
            </w:r>
            <w:r>
              <w:rPr>
                <w:noProof/>
                <w:webHidden/>
              </w:rPr>
              <w:tab/>
            </w:r>
            <w:r>
              <w:rPr>
                <w:noProof/>
                <w:webHidden/>
              </w:rPr>
              <w:fldChar w:fldCharType="begin"/>
            </w:r>
            <w:r>
              <w:rPr>
                <w:noProof/>
                <w:webHidden/>
              </w:rPr>
              <w:instrText xml:space="preserve"> PAGEREF _Toc167781080 \h </w:instrText>
            </w:r>
            <w:r>
              <w:rPr>
                <w:noProof/>
                <w:webHidden/>
              </w:rPr>
            </w:r>
            <w:r>
              <w:rPr>
                <w:noProof/>
                <w:webHidden/>
              </w:rPr>
              <w:fldChar w:fldCharType="separate"/>
            </w:r>
            <w:r>
              <w:rPr>
                <w:noProof/>
                <w:webHidden/>
              </w:rPr>
              <w:t>4</w:t>
            </w:r>
            <w:r>
              <w:rPr>
                <w:noProof/>
                <w:webHidden/>
              </w:rPr>
              <w:fldChar w:fldCharType="end"/>
            </w:r>
          </w:hyperlink>
        </w:p>
        <w:p w14:paraId="60BBBFA5" w14:textId="1CA2946C" w:rsidR="003D4964" w:rsidRDefault="003D4964">
          <w:pPr>
            <w:pStyle w:val="31"/>
            <w:tabs>
              <w:tab w:val="right" w:leader="dot" w:pos="8296"/>
            </w:tabs>
            <w:ind w:firstLine="420"/>
            <w:rPr>
              <w:noProof/>
              <w14:ligatures w14:val="none"/>
            </w:rPr>
          </w:pPr>
          <w:hyperlink w:anchor="_Toc167781081" w:history="1">
            <w:r w:rsidRPr="006C7BD5">
              <w:rPr>
                <w:rStyle w:val="a8"/>
                <w:noProof/>
              </w:rPr>
              <w:t>2.1.2 产能分配</w:t>
            </w:r>
            <w:r>
              <w:rPr>
                <w:noProof/>
                <w:webHidden/>
              </w:rPr>
              <w:tab/>
            </w:r>
            <w:r>
              <w:rPr>
                <w:noProof/>
                <w:webHidden/>
              </w:rPr>
              <w:fldChar w:fldCharType="begin"/>
            </w:r>
            <w:r>
              <w:rPr>
                <w:noProof/>
                <w:webHidden/>
              </w:rPr>
              <w:instrText xml:space="preserve"> PAGEREF _Toc167781081 \h </w:instrText>
            </w:r>
            <w:r>
              <w:rPr>
                <w:noProof/>
                <w:webHidden/>
              </w:rPr>
            </w:r>
            <w:r>
              <w:rPr>
                <w:noProof/>
                <w:webHidden/>
              </w:rPr>
              <w:fldChar w:fldCharType="separate"/>
            </w:r>
            <w:r>
              <w:rPr>
                <w:noProof/>
                <w:webHidden/>
              </w:rPr>
              <w:t>4</w:t>
            </w:r>
            <w:r>
              <w:rPr>
                <w:noProof/>
                <w:webHidden/>
              </w:rPr>
              <w:fldChar w:fldCharType="end"/>
            </w:r>
          </w:hyperlink>
        </w:p>
        <w:p w14:paraId="1DB4156E" w14:textId="0D91E498" w:rsidR="003D4964" w:rsidRDefault="003D4964">
          <w:pPr>
            <w:pStyle w:val="31"/>
            <w:tabs>
              <w:tab w:val="right" w:leader="dot" w:pos="8296"/>
            </w:tabs>
            <w:ind w:firstLine="420"/>
            <w:rPr>
              <w:noProof/>
              <w14:ligatures w14:val="none"/>
            </w:rPr>
          </w:pPr>
          <w:hyperlink w:anchor="_Toc167781082" w:history="1">
            <w:r w:rsidRPr="006C7BD5">
              <w:rPr>
                <w:rStyle w:val="a8"/>
                <w:noProof/>
              </w:rPr>
              <w:t>2.1.3* 推荐制程</w:t>
            </w:r>
            <w:r>
              <w:rPr>
                <w:noProof/>
                <w:webHidden/>
              </w:rPr>
              <w:tab/>
            </w:r>
            <w:r>
              <w:rPr>
                <w:noProof/>
                <w:webHidden/>
              </w:rPr>
              <w:fldChar w:fldCharType="begin"/>
            </w:r>
            <w:r>
              <w:rPr>
                <w:noProof/>
                <w:webHidden/>
              </w:rPr>
              <w:instrText xml:space="preserve"> PAGEREF _Toc167781082 \h </w:instrText>
            </w:r>
            <w:r>
              <w:rPr>
                <w:noProof/>
                <w:webHidden/>
              </w:rPr>
            </w:r>
            <w:r>
              <w:rPr>
                <w:noProof/>
                <w:webHidden/>
              </w:rPr>
              <w:fldChar w:fldCharType="separate"/>
            </w:r>
            <w:r>
              <w:rPr>
                <w:noProof/>
                <w:webHidden/>
              </w:rPr>
              <w:t>5</w:t>
            </w:r>
            <w:r>
              <w:rPr>
                <w:noProof/>
                <w:webHidden/>
              </w:rPr>
              <w:fldChar w:fldCharType="end"/>
            </w:r>
          </w:hyperlink>
        </w:p>
        <w:p w14:paraId="20A6D370" w14:textId="2CDAE6BA" w:rsidR="003D4964" w:rsidRDefault="003D4964">
          <w:pPr>
            <w:pStyle w:val="21"/>
            <w:tabs>
              <w:tab w:val="right" w:leader="dot" w:pos="8296"/>
            </w:tabs>
            <w:ind w:firstLine="420"/>
            <w:rPr>
              <w:noProof/>
              <w14:ligatures w14:val="none"/>
            </w:rPr>
          </w:pPr>
          <w:hyperlink w:anchor="_Toc167781083" w:history="1">
            <w:r w:rsidRPr="006C7BD5">
              <w:rPr>
                <w:rStyle w:val="a8"/>
                <w:noProof/>
              </w:rPr>
              <w:t>2.2 现场OPS-IPS生产调度架构流程</w:t>
            </w:r>
            <w:r>
              <w:rPr>
                <w:noProof/>
                <w:webHidden/>
              </w:rPr>
              <w:tab/>
            </w:r>
            <w:r>
              <w:rPr>
                <w:noProof/>
                <w:webHidden/>
              </w:rPr>
              <w:fldChar w:fldCharType="begin"/>
            </w:r>
            <w:r>
              <w:rPr>
                <w:noProof/>
                <w:webHidden/>
              </w:rPr>
              <w:instrText xml:space="preserve"> PAGEREF _Toc167781083 \h </w:instrText>
            </w:r>
            <w:r>
              <w:rPr>
                <w:noProof/>
                <w:webHidden/>
              </w:rPr>
            </w:r>
            <w:r>
              <w:rPr>
                <w:noProof/>
                <w:webHidden/>
              </w:rPr>
              <w:fldChar w:fldCharType="separate"/>
            </w:r>
            <w:r>
              <w:rPr>
                <w:noProof/>
                <w:webHidden/>
              </w:rPr>
              <w:t>5</w:t>
            </w:r>
            <w:r>
              <w:rPr>
                <w:noProof/>
                <w:webHidden/>
              </w:rPr>
              <w:fldChar w:fldCharType="end"/>
            </w:r>
          </w:hyperlink>
        </w:p>
        <w:p w14:paraId="3B0A2530" w14:textId="247D6351" w:rsidR="003D4964" w:rsidRDefault="003D4964">
          <w:pPr>
            <w:pStyle w:val="11"/>
            <w:tabs>
              <w:tab w:val="right" w:leader="dot" w:pos="8296"/>
            </w:tabs>
            <w:ind w:firstLine="420"/>
            <w:rPr>
              <w:noProof/>
              <w14:ligatures w14:val="none"/>
            </w:rPr>
          </w:pPr>
          <w:hyperlink w:anchor="_Toc167781084" w:history="1">
            <w:r w:rsidRPr="006C7BD5">
              <w:rPr>
                <w:rStyle w:val="a8"/>
                <w:b/>
                <w:noProof/>
              </w:rPr>
              <w:t>3. 项目技术路线</w:t>
            </w:r>
            <w:r>
              <w:rPr>
                <w:noProof/>
                <w:webHidden/>
              </w:rPr>
              <w:tab/>
            </w:r>
            <w:r>
              <w:rPr>
                <w:noProof/>
                <w:webHidden/>
              </w:rPr>
              <w:fldChar w:fldCharType="begin"/>
            </w:r>
            <w:r>
              <w:rPr>
                <w:noProof/>
                <w:webHidden/>
              </w:rPr>
              <w:instrText xml:space="preserve"> PAGEREF _Toc167781084 \h </w:instrText>
            </w:r>
            <w:r>
              <w:rPr>
                <w:noProof/>
                <w:webHidden/>
              </w:rPr>
            </w:r>
            <w:r>
              <w:rPr>
                <w:noProof/>
                <w:webHidden/>
              </w:rPr>
              <w:fldChar w:fldCharType="separate"/>
            </w:r>
            <w:r>
              <w:rPr>
                <w:noProof/>
                <w:webHidden/>
              </w:rPr>
              <w:t>6</w:t>
            </w:r>
            <w:r>
              <w:rPr>
                <w:noProof/>
                <w:webHidden/>
              </w:rPr>
              <w:fldChar w:fldCharType="end"/>
            </w:r>
          </w:hyperlink>
        </w:p>
        <w:p w14:paraId="0F417071" w14:textId="477AA735" w:rsidR="003D4964" w:rsidRDefault="003D4964">
          <w:pPr>
            <w:pStyle w:val="21"/>
            <w:tabs>
              <w:tab w:val="right" w:leader="dot" w:pos="8296"/>
            </w:tabs>
            <w:ind w:firstLine="420"/>
            <w:rPr>
              <w:noProof/>
              <w14:ligatures w14:val="none"/>
            </w:rPr>
          </w:pPr>
          <w:hyperlink w:anchor="_Toc167781085" w:history="1">
            <w:r w:rsidRPr="006C7BD5">
              <w:rPr>
                <w:rStyle w:val="a8"/>
                <w:noProof/>
              </w:rPr>
              <w:t>3.1 项目技术路线总述</w:t>
            </w:r>
            <w:r>
              <w:rPr>
                <w:noProof/>
                <w:webHidden/>
              </w:rPr>
              <w:tab/>
            </w:r>
            <w:r>
              <w:rPr>
                <w:noProof/>
                <w:webHidden/>
              </w:rPr>
              <w:fldChar w:fldCharType="begin"/>
            </w:r>
            <w:r>
              <w:rPr>
                <w:noProof/>
                <w:webHidden/>
              </w:rPr>
              <w:instrText xml:space="preserve"> PAGEREF _Toc167781085 \h </w:instrText>
            </w:r>
            <w:r>
              <w:rPr>
                <w:noProof/>
                <w:webHidden/>
              </w:rPr>
            </w:r>
            <w:r>
              <w:rPr>
                <w:noProof/>
                <w:webHidden/>
              </w:rPr>
              <w:fldChar w:fldCharType="separate"/>
            </w:r>
            <w:r>
              <w:rPr>
                <w:noProof/>
                <w:webHidden/>
              </w:rPr>
              <w:t>6</w:t>
            </w:r>
            <w:r>
              <w:rPr>
                <w:noProof/>
                <w:webHidden/>
              </w:rPr>
              <w:fldChar w:fldCharType="end"/>
            </w:r>
          </w:hyperlink>
        </w:p>
        <w:p w14:paraId="5C8355E6" w14:textId="430F4CD7" w:rsidR="003D4964" w:rsidRDefault="003D4964">
          <w:pPr>
            <w:pStyle w:val="21"/>
            <w:tabs>
              <w:tab w:val="right" w:leader="dot" w:pos="8296"/>
            </w:tabs>
            <w:ind w:firstLine="420"/>
            <w:rPr>
              <w:noProof/>
              <w14:ligatures w14:val="none"/>
            </w:rPr>
          </w:pPr>
          <w:hyperlink w:anchor="_Toc167781086" w:history="1">
            <w:r w:rsidRPr="006C7BD5">
              <w:rPr>
                <w:rStyle w:val="a8"/>
                <w:noProof/>
              </w:rPr>
              <w:t>3.2 技术路线详解</w:t>
            </w:r>
            <w:r>
              <w:rPr>
                <w:noProof/>
                <w:webHidden/>
              </w:rPr>
              <w:tab/>
            </w:r>
            <w:r>
              <w:rPr>
                <w:noProof/>
                <w:webHidden/>
              </w:rPr>
              <w:fldChar w:fldCharType="begin"/>
            </w:r>
            <w:r>
              <w:rPr>
                <w:noProof/>
                <w:webHidden/>
              </w:rPr>
              <w:instrText xml:space="preserve"> PAGEREF _Toc167781086 \h </w:instrText>
            </w:r>
            <w:r>
              <w:rPr>
                <w:noProof/>
                <w:webHidden/>
              </w:rPr>
            </w:r>
            <w:r>
              <w:rPr>
                <w:noProof/>
                <w:webHidden/>
              </w:rPr>
              <w:fldChar w:fldCharType="separate"/>
            </w:r>
            <w:r>
              <w:rPr>
                <w:noProof/>
                <w:webHidden/>
              </w:rPr>
              <w:t>6</w:t>
            </w:r>
            <w:r>
              <w:rPr>
                <w:noProof/>
                <w:webHidden/>
              </w:rPr>
              <w:fldChar w:fldCharType="end"/>
            </w:r>
          </w:hyperlink>
        </w:p>
        <w:p w14:paraId="358330E5" w14:textId="398E0EB4" w:rsidR="003D4964" w:rsidRDefault="003D4964">
          <w:pPr>
            <w:pStyle w:val="31"/>
            <w:tabs>
              <w:tab w:val="right" w:leader="dot" w:pos="8296"/>
            </w:tabs>
            <w:ind w:firstLine="420"/>
            <w:rPr>
              <w:noProof/>
              <w14:ligatures w14:val="none"/>
            </w:rPr>
          </w:pPr>
          <w:hyperlink w:anchor="_Toc167781087" w:history="1">
            <w:r w:rsidRPr="006C7BD5">
              <w:rPr>
                <w:rStyle w:val="a8"/>
                <w:noProof/>
              </w:rPr>
              <w:t>3.2.1 “合同资源优化”子系统</w:t>
            </w:r>
            <w:r>
              <w:rPr>
                <w:noProof/>
                <w:webHidden/>
              </w:rPr>
              <w:tab/>
            </w:r>
            <w:r>
              <w:rPr>
                <w:noProof/>
                <w:webHidden/>
              </w:rPr>
              <w:fldChar w:fldCharType="begin"/>
            </w:r>
            <w:r>
              <w:rPr>
                <w:noProof/>
                <w:webHidden/>
              </w:rPr>
              <w:instrText xml:space="preserve"> PAGEREF _Toc167781087 \h </w:instrText>
            </w:r>
            <w:r>
              <w:rPr>
                <w:noProof/>
                <w:webHidden/>
              </w:rPr>
            </w:r>
            <w:r>
              <w:rPr>
                <w:noProof/>
                <w:webHidden/>
              </w:rPr>
              <w:fldChar w:fldCharType="separate"/>
            </w:r>
            <w:r>
              <w:rPr>
                <w:noProof/>
                <w:webHidden/>
              </w:rPr>
              <w:t>6</w:t>
            </w:r>
            <w:r>
              <w:rPr>
                <w:noProof/>
                <w:webHidden/>
              </w:rPr>
              <w:fldChar w:fldCharType="end"/>
            </w:r>
          </w:hyperlink>
        </w:p>
        <w:p w14:paraId="04F7A0F4" w14:textId="4A17F280" w:rsidR="003D4964" w:rsidRDefault="003D4964">
          <w:pPr>
            <w:pStyle w:val="31"/>
            <w:tabs>
              <w:tab w:val="right" w:leader="dot" w:pos="8296"/>
            </w:tabs>
            <w:ind w:firstLine="420"/>
            <w:rPr>
              <w:noProof/>
              <w14:ligatures w14:val="none"/>
            </w:rPr>
          </w:pPr>
          <w:hyperlink w:anchor="_Toc167781088" w:history="1">
            <w:r w:rsidRPr="006C7BD5">
              <w:rPr>
                <w:rStyle w:val="a8"/>
                <w:noProof/>
              </w:rPr>
              <w:t>3.2.2 “小辊期时序优化”子系统</w:t>
            </w:r>
            <w:r>
              <w:rPr>
                <w:noProof/>
                <w:webHidden/>
              </w:rPr>
              <w:tab/>
            </w:r>
            <w:r>
              <w:rPr>
                <w:noProof/>
                <w:webHidden/>
              </w:rPr>
              <w:fldChar w:fldCharType="begin"/>
            </w:r>
            <w:r>
              <w:rPr>
                <w:noProof/>
                <w:webHidden/>
              </w:rPr>
              <w:instrText xml:space="preserve"> PAGEREF _Toc167781088 \h </w:instrText>
            </w:r>
            <w:r>
              <w:rPr>
                <w:noProof/>
                <w:webHidden/>
              </w:rPr>
            </w:r>
            <w:r>
              <w:rPr>
                <w:noProof/>
                <w:webHidden/>
              </w:rPr>
              <w:fldChar w:fldCharType="separate"/>
            </w:r>
            <w:r>
              <w:rPr>
                <w:noProof/>
                <w:webHidden/>
              </w:rPr>
              <w:t>7</w:t>
            </w:r>
            <w:r>
              <w:rPr>
                <w:noProof/>
                <w:webHidden/>
              </w:rPr>
              <w:fldChar w:fldCharType="end"/>
            </w:r>
          </w:hyperlink>
        </w:p>
        <w:p w14:paraId="2AE6695D" w14:textId="13575A3A" w:rsidR="003D4964" w:rsidRDefault="003D4964">
          <w:pPr>
            <w:pStyle w:val="11"/>
            <w:tabs>
              <w:tab w:val="right" w:leader="dot" w:pos="8296"/>
            </w:tabs>
            <w:ind w:firstLine="420"/>
            <w:rPr>
              <w:noProof/>
              <w14:ligatures w14:val="none"/>
            </w:rPr>
          </w:pPr>
          <w:hyperlink w:anchor="_Toc167781089" w:history="1">
            <w:r w:rsidRPr="006C7BD5">
              <w:rPr>
                <w:rStyle w:val="a8"/>
                <w:b/>
                <w:noProof/>
              </w:rPr>
              <w:t>4.项目前期准备</w:t>
            </w:r>
            <w:r>
              <w:rPr>
                <w:noProof/>
                <w:webHidden/>
              </w:rPr>
              <w:tab/>
            </w:r>
            <w:r>
              <w:rPr>
                <w:noProof/>
                <w:webHidden/>
              </w:rPr>
              <w:fldChar w:fldCharType="begin"/>
            </w:r>
            <w:r>
              <w:rPr>
                <w:noProof/>
                <w:webHidden/>
              </w:rPr>
              <w:instrText xml:space="preserve"> PAGEREF _Toc167781089 \h </w:instrText>
            </w:r>
            <w:r>
              <w:rPr>
                <w:noProof/>
                <w:webHidden/>
              </w:rPr>
            </w:r>
            <w:r>
              <w:rPr>
                <w:noProof/>
                <w:webHidden/>
              </w:rPr>
              <w:fldChar w:fldCharType="separate"/>
            </w:r>
            <w:r>
              <w:rPr>
                <w:noProof/>
                <w:webHidden/>
              </w:rPr>
              <w:t>7</w:t>
            </w:r>
            <w:r>
              <w:rPr>
                <w:noProof/>
                <w:webHidden/>
              </w:rPr>
              <w:fldChar w:fldCharType="end"/>
            </w:r>
          </w:hyperlink>
        </w:p>
        <w:p w14:paraId="6464DB84" w14:textId="4FD1A648" w:rsidR="003D4964" w:rsidRDefault="003D4964">
          <w:pPr>
            <w:pStyle w:val="21"/>
            <w:tabs>
              <w:tab w:val="right" w:leader="dot" w:pos="8296"/>
            </w:tabs>
            <w:ind w:firstLine="420"/>
            <w:rPr>
              <w:noProof/>
              <w14:ligatures w14:val="none"/>
            </w:rPr>
          </w:pPr>
          <w:hyperlink w:anchor="_Toc167781090" w:history="1">
            <w:r w:rsidRPr="006C7BD5">
              <w:rPr>
                <w:rStyle w:val="a8"/>
                <w:noProof/>
              </w:rPr>
              <w:t>4.1 厂区生产路径分析与OPS范围指定</w:t>
            </w:r>
            <w:r>
              <w:rPr>
                <w:noProof/>
                <w:webHidden/>
              </w:rPr>
              <w:tab/>
            </w:r>
            <w:r>
              <w:rPr>
                <w:noProof/>
                <w:webHidden/>
              </w:rPr>
              <w:fldChar w:fldCharType="begin"/>
            </w:r>
            <w:r>
              <w:rPr>
                <w:noProof/>
                <w:webHidden/>
              </w:rPr>
              <w:instrText xml:space="preserve"> PAGEREF _Toc167781090 \h </w:instrText>
            </w:r>
            <w:r>
              <w:rPr>
                <w:noProof/>
                <w:webHidden/>
              </w:rPr>
            </w:r>
            <w:r>
              <w:rPr>
                <w:noProof/>
                <w:webHidden/>
              </w:rPr>
              <w:fldChar w:fldCharType="separate"/>
            </w:r>
            <w:r>
              <w:rPr>
                <w:noProof/>
                <w:webHidden/>
              </w:rPr>
              <w:t>7</w:t>
            </w:r>
            <w:r>
              <w:rPr>
                <w:noProof/>
                <w:webHidden/>
              </w:rPr>
              <w:fldChar w:fldCharType="end"/>
            </w:r>
          </w:hyperlink>
        </w:p>
        <w:p w14:paraId="0C4642C7" w14:textId="7AE2DB55" w:rsidR="003D4964" w:rsidRDefault="003D4964">
          <w:pPr>
            <w:pStyle w:val="21"/>
            <w:tabs>
              <w:tab w:val="right" w:leader="dot" w:pos="8296"/>
            </w:tabs>
            <w:ind w:firstLine="420"/>
            <w:rPr>
              <w:noProof/>
              <w14:ligatures w14:val="none"/>
            </w:rPr>
          </w:pPr>
          <w:hyperlink w:anchor="_Toc167781091" w:history="1">
            <w:r w:rsidRPr="006C7BD5">
              <w:rPr>
                <w:rStyle w:val="a8"/>
                <w:noProof/>
              </w:rPr>
              <w:t>4.2 项目服务范围</w:t>
            </w:r>
            <w:r>
              <w:rPr>
                <w:noProof/>
                <w:webHidden/>
              </w:rPr>
              <w:tab/>
            </w:r>
            <w:r>
              <w:rPr>
                <w:noProof/>
                <w:webHidden/>
              </w:rPr>
              <w:fldChar w:fldCharType="begin"/>
            </w:r>
            <w:r>
              <w:rPr>
                <w:noProof/>
                <w:webHidden/>
              </w:rPr>
              <w:instrText xml:space="preserve"> PAGEREF _Toc167781091 \h </w:instrText>
            </w:r>
            <w:r>
              <w:rPr>
                <w:noProof/>
                <w:webHidden/>
              </w:rPr>
            </w:r>
            <w:r>
              <w:rPr>
                <w:noProof/>
                <w:webHidden/>
              </w:rPr>
              <w:fldChar w:fldCharType="separate"/>
            </w:r>
            <w:r>
              <w:rPr>
                <w:noProof/>
                <w:webHidden/>
              </w:rPr>
              <w:t>8</w:t>
            </w:r>
            <w:r>
              <w:rPr>
                <w:noProof/>
                <w:webHidden/>
              </w:rPr>
              <w:fldChar w:fldCharType="end"/>
            </w:r>
          </w:hyperlink>
        </w:p>
        <w:p w14:paraId="7E7C8E60" w14:textId="35DBED1B" w:rsidR="003D4964" w:rsidRDefault="003D4964">
          <w:pPr>
            <w:pStyle w:val="11"/>
            <w:tabs>
              <w:tab w:val="right" w:leader="dot" w:pos="8296"/>
            </w:tabs>
            <w:ind w:firstLine="420"/>
            <w:rPr>
              <w:noProof/>
              <w14:ligatures w14:val="none"/>
            </w:rPr>
          </w:pPr>
          <w:hyperlink w:anchor="_Toc167781092" w:history="1">
            <w:r w:rsidRPr="006C7BD5">
              <w:rPr>
                <w:rStyle w:val="a8"/>
                <w:b/>
                <w:noProof/>
              </w:rPr>
              <w:t>5. 项目主要内容</w:t>
            </w:r>
            <w:r>
              <w:rPr>
                <w:noProof/>
                <w:webHidden/>
              </w:rPr>
              <w:tab/>
            </w:r>
            <w:r>
              <w:rPr>
                <w:noProof/>
                <w:webHidden/>
              </w:rPr>
              <w:fldChar w:fldCharType="begin"/>
            </w:r>
            <w:r>
              <w:rPr>
                <w:noProof/>
                <w:webHidden/>
              </w:rPr>
              <w:instrText xml:space="preserve"> PAGEREF _Toc167781092 \h </w:instrText>
            </w:r>
            <w:r>
              <w:rPr>
                <w:noProof/>
                <w:webHidden/>
              </w:rPr>
            </w:r>
            <w:r>
              <w:rPr>
                <w:noProof/>
                <w:webHidden/>
              </w:rPr>
              <w:fldChar w:fldCharType="separate"/>
            </w:r>
            <w:r>
              <w:rPr>
                <w:noProof/>
                <w:webHidden/>
              </w:rPr>
              <w:t>9</w:t>
            </w:r>
            <w:r>
              <w:rPr>
                <w:noProof/>
                <w:webHidden/>
              </w:rPr>
              <w:fldChar w:fldCharType="end"/>
            </w:r>
          </w:hyperlink>
          <w:bookmarkStart w:id="0" w:name="_GoBack"/>
          <w:bookmarkEnd w:id="0"/>
        </w:p>
        <w:p w14:paraId="0B6F0106" w14:textId="7744ABB9" w:rsidR="003D4964" w:rsidRDefault="003D4964">
          <w:pPr>
            <w:pStyle w:val="21"/>
            <w:tabs>
              <w:tab w:val="right" w:leader="dot" w:pos="8296"/>
            </w:tabs>
            <w:ind w:firstLine="420"/>
            <w:rPr>
              <w:noProof/>
              <w14:ligatures w14:val="none"/>
            </w:rPr>
          </w:pPr>
          <w:hyperlink w:anchor="_Toc167781093" w:history="1">
            <w:r w:rsidRPr="006C7BD5">
              <w:rPr>
                <w:rStyle w:val="a8"/>
                <w:noProof/>
              </w:rPr>
              <w:t>5.1 合同计划开发与优化</w:t>
            </w:r>
            <w:r>
              <w:rPr>
                <w:noProof/>
                <w:webHidden/>
              </w:rPr>
              <w:tab/>
            </w:r>
            <w:r>
              <w:rPr>
                <w:noProof/>
                <w:webHidden/>
              </w:rPr>
              <w:fldChar w:fldCharType="begin"/>
            </w:r>
            <w:r>
              <w:rPr>
                <w:noProof/>
                <w:webHidden/>
              </w:rPr>
              <w:instrText xml:space="preserve"> PAGEREF _Toc167781093 \h </w:instrText>
            </w:r>
            <w:r>
              <w:rPr>
                <w:noProof/>
                <w:webHidden/>
              </w:rPr>
            </w:r>
            <w:r>
              <w:rPr>
                <w:noProof/>
                <w:webHidden/>
              </w:rPr>
              <w:fldChar w:fldCharType="separate"/>
            </w:r>
            <w:r>
              <w:rPr>
                <w:noProof/>
                <w:webHidden/>
              </w:rPr>
              <w:t>9</w:t>
            </w:r>
            <w:r>
              <w:rPr>
                <w:noProof/>
                <w:webHidden/>
              </w:rPr>
              <w:fldChar w:fldCharType="end"/>
            </w:r>
          </w:hyperlink>
        </w:p>
        <w:p w14:paraId="3C86F84E" w14:textId="3B158B21" w:rsidR="003D4964" w:rsidRDefault="003D4964">
          <w:pPr>
            <w:pStyle w:val="21"/>
            <w:tabs>
              <w:tab w:val="right" w:leader="dot" w:pos="8296"/>
            </w:tabs>
            <w:ind w:firstLine="420"/>
            <w:rPr>
              <w:noProof/>
              <w14:ligatures w14:val="none"/>
            </w:rPr>
          </w:pPr>
          <w:hyperlink w:anchor="_Toc167781094" w:history="1">
            <w:r w:rsidRPr="006C7BD5">
              <w:rPr>
                <w:rStyle w:val="a8"/>
                <w:noProof/>
              </w:rPr>
              <w:t>5.2 合同计划系统与作业计划系统的验证与协同优化</w:t>
            </w:r>
            <w:r>
              <w:rPr>
                <w:noProof/>
                <w:webHidden/>
              </w:rPr>
              <w:tab/>
            </w:r>
            <w:r>
              <w:rPr>
                <w:noProof/>
                <w:webHidden/>
              </w:rPr>
              <w:fldChar w:fldCharType="begin"/>
            </w:r>
            <w:r>
              <w:rPr>
                <w:noProof/>
                <w:webHidden/>
              </w:rPr>
              <w:instrText xml:space="preserve"> PAGEREF _Toc167781094 \h </w:instrText>
            </w:r>
            <w:r>
              <w:rPr>
                <w:noProof/>
                <w:webHidden/>
              </w:rPr>
            </w:r>
            <w:r>
              <w:rPr>
                <w:noProof/>
                <w:webHidden/>
              </w:rPr>
              <w:fldChar w:fldCharType="separate"/>
            </w:r>
            <w:r>
              <w:rPr>
                <w:noProof/>
                <w:webHidden/>
              </w:rPr>
              <w:t>9</w:t>
            </w:r>
            <w:r>
              <w:rPr>
                <w:noProof/>
                <w:webHidden/>
              </w:rPr>
              <w:fldChar w:fldCharType="end"/>
            </w:r>
          </w:hyperlink>
        </w:p>
        <w:p w14:paraId="20F099DC" w14:textId="1A0399D8" w:rsidR="003D4964" w:rsidRDefault="003D4964">
          <w:pPr>
            <w:pStyle w:val="21"/>
            <w:tabs>
              <w:tab w:val="right" w:leader="dot" w:pos="8296"/>
            </w:tabs>
            <w:ind w:firstLine="420"/>
            <w:rPr>
              <w:noProof/>
              <w14:ligatures w14:val="none"/>
            </w:rPr>
          </w:pPr>
          <w:hyperlink w:anchor="_Toc167781095" w:history="1">
            <w:r w:rsidRPr="006C7BD5">
              <w:rPr>
                <w:rStyle w:val="a8"/>
                <w:noProof/>
              </w:rPr>
              <w:t>5.3 合同订单动态调整功能</w:t>
            </w:r>
            <w:r>
              <w:rPr>
                <w:noProof/>
                <w:webHidden/>
              </w:rPr>
              <w:tab/>
            </w:r>
            <w:r>
              <w:rPr>
                <w:noProof/>
                <w:webHidden/>
              </w:rPr>
              <w:fldChar w:fldCharType="begin"/>
            </w:r>
            <w:r>
              <w:rPr>
                <w:noProof/>
                <w:webHidden/>
              </w:rPr>
              <w:instrText xml:space="preserve"> PAGEREF _Toc167781095 \h </w:instrText>
            </w:r>
            <w:r>
              <w:rPr>
                <w:noProof/>
                <w:webHidden/>
              </w:rPr>
            </w:r>
            <w:r>
              <w:rPr>
                <w:noProof/>
                <w:webHidden/>
              </w:rPr>
              <w:fldChar w:fldCharType="separate"/>
            </w:r>
            <w:r>
              <w:rPr>
                <w:noProof/>
                <w:webHidden/>
              </w:rPr>
              <w:t>10</w:t>
            </w:r>
            <w:r>
              <w:rPr>
                <w:noProof/>
                <w:webHidden/>
              </w:rPr>
              <w:fldChar w:fldCharType="end"/>
            </w:r>
          </w:hyperlink>
        </w:p>
        <w:p w14:paraId="494B5860" w14:textId="0139A3E9" w:rsidR="003D4964" w:rsidRDefault="003D4964">
          <w:pPr>
            <w:pStyle w:val="11"/>
            <w:tabs>
              <w:tab w:val="right" w:leader="dot" w:pos="8296"/>
            </w:tabs>
            <w:ind w:firstLine="420"/>
            <w:rPr>
              <w:noProof/>
              <w14:ligatures w14:val="none"/>
            </w:rPr>
          </w:pPr>
          <w:hyperlink w:anchor="_Toc167781096" w:history="1">
            <w:r w:rsidRPr="006C7BD5">
              <w:rPr>
                <w:rStyle w:val="a8"/>
                <w:b/>
                <w:noProof/>
              </w:rPr>
              <w:t>6. 业务理解和项目难点</w:t>
            </w:r>
            <w:r>
              <w:rPr>
                <w:noProof/>
                <w:webHidden/>
              </w:rPr>
              <w:tab/>
            </w:r>
            <w:r>
              <w:rPr>
                <w:noProof/>
                <w:webHidden/>
              </w:rPr>
              <w:fldChar w:fldCharType="begin"/>
            </w:r>
            <w:r>
              <w:rPr>
                <w:noProof/>
                <w:webHidden/>
              </w:rPr>
              <w:instrText xml:space="preserve"> PAGEREF _Toc167781096 \h </w:instrText>
            </w:r>
            <w:r>
              <w:rPr>
                <w:noProof/>
                <w:webHidden/>
              </w:rPr>
            </w:r>
            <w:r>
              <w:rPr>
                <w:noProof/>
                <w:webHidden/>
              </w:rPr>
              <w:fldChar w:fldCharType="separate"/>
            </w:r>
            <w:r>
              <w:rPr>
                <w:noProof/>
                <w:webHidden/>
              </w:rPr>
              <w:t>10</w:t>
            </w:r>
            <w:r>
              <w:rPr>
                <w:noProof/>
                <w:webHidden/>
              </w:rPr>
              <w:fldChar w:fldCharType="end"/>
            </w:r>
          </w:hyperlink>
        </w:p>
        <w:p w14:paraId="45777FC7" w14:textId="2E222EEE" w:rsidR="00BE7606" w:rsidRDefault="00BE7606">
          <w:pPr>
            <w:ind w:firstLine="420"/>
          </w:pPr>
          <w:r>
            <w:rPr>
              <w:b/>
              <w:bCs/>
              <w:lang w:val="zh-CN"/>
            </w:rPr>
            <w:fldChar w:fldCharType="end"/>
          </w:r>
        </w:p>
      </w:sdtContent>
    </w:sdt>
    <w:p w14:paraId="2E90CF21" w14:textId="77777777" w:rsidR="00BE7606" w:rsidRDefault="00BE7606" w:rsidP="00650153">
      <w:pPr>
        <w:spacing w:beforeLines="200" w:before="624" w:afterLines="200" w:after="624" w:line="480" w:lineRule="auto"/>
        <w:ind w:firstLine="640"/>
        <w:jc w:val="center"/>
        <w:rPr>
          <w:rFonts w:ascii="微软雅黑" w:eastAsia="微软雅黑" w:hAnsi="微软雅黑"/>
          <w:bCs/>
          <w:sz w:val="32"/>
          <w:szCs w:val="32"/>
        </w:rPr>
      </w:pPr>
    </w:p>
    <w:p w14:paraId="028CA737" w14:textId="68F7A525" w:rsidR="00650153" w:rsidRDefault="00650153" w:rsidP="00650153">
      <w:pPr>
        <w:spacing w:beforeLines="200" w:before="624" w:afterLines="200" w:after="624" w:line="480" w:lineRule="auto"/>
        <w:ind w:firstLine="640"/>
        <w:jc w:val="center"/>
        <w:rPr>
          <w:rFonts w:ascii="微软雅黑" w:eastAsia="微软雅黑" w:hAnsi="微软雅黑"/>
          <w:bCs/>
          <w:sz w:val="32"/>
          <w:szCs w:val="32"/>
        </w:rPr>
      </w:pPr>
    </w:p>
    <w:p w14:paraId="7F87772C" w14:textId="0AF3D810" w:rsidR="00650153" w:rsidRDefault="00650153" w:rsidP="00650153">
      <w:pPr>
        <w:spacing w:beforeLines="200" w:before="624" w:afterLines="200" w:after="624" w:line="480" w:lineRule="auto"/>
        <w:ind w:firstLine="640"/>
        <w:jc w:val="center"/>
        <w:rPr>
          <w:rFonts w:ascii="微软雅黑" w:eastAsia="微软雅黑" w:hAnsi="微软雅黑"/>
          <w:bCs/>
          <w:sz w:val="32"/>
          <w:szCs w:val="32"/>
        </w:rPr>
      </w:pPr>
    </w:p>
    <w:p w14:paraId="47B481B4" w14:textId="207DEC78" w:rsidR="00650153" w:rsidRPr="00650153" w:rsidRDefault="00650153" w:rsidP="00650153">
      <w:pPr>
        <w:spacing w:beforeLines="200" w:before="624" w:afterLines="200" w:after="624" w:line="480" w:lineRule="auto"/>
        <w:ind w:firstLine="640"/>
        <w:rPr>
          <w:rFonts w:ascii="微软雅黑" w:eastAsia="微软雅黑" w:hAnsi="微软雅黑"/>
          <w:bCs/>
          <w:sz w:val="32"/>
          <w:szCs w:val="32"/>
        </w:rPr>
      </w:pPr>
    </w:p>
    <w:p w14:paraId="331DA073" w14:textId="12A12C07" w:rsidR="002272C7" w:rsidRDefault="002272C7">
      <w:pPr>
        <w:widowControl/>
        <w:ind w:firstLine="640"/>
        <w:jc w:val="left"/>
        <w:rPr>
          <w:rFonts w:ascii="微软雅黑" w:eastAsia="微软雅黑" w:hAnsi="微软雅黑"/>
          <w:b/>
          <w:bCs/>
          <w:sz w:val="32"/>
          <w:szCs w:val="32"/>
        </w:rPr>
      </w:pPr>
      <w:r>
        <w:rPr>
          <w:rFonts w:ascii="微软雅黑" w:eastAsia="微软雅黑" w:hAnsi="微软雅黑"/>
          <w:b/>
          <w:bCs/>
          <w:sz w:val="32"/>
          <w:szCs w:val="32"/>
        </w:rPr>
        <w:br w:type="page"/>
      </w:r>
    </w:p>
    <w:p w14:paraId="4C22D0A0" w14:textId="495DCE43" w:rsidR="002272C7" w:rsidRDefault="002272C7" w:rsidP="00A31BD5">
      <w:pPr>
        <w:pStyle w:val="1"/>
        <w:ind w:firstLineChars="0" w:firstLine="0"/>
        <w:rPr>
          <w:b/>
        </w:rPr>
      </w:pPr>
      <w:bookmarkStart w:id="1" w:name="_Toc167781076"/>
      <w:r w:rsidRPr="002272C7">
        <w:rPr>
          <w:rFonts w:hint="eastAsia"/>
          <w:b/>
        </w:rPr>
        <w:lastRenderedPageBreak/>
        <w:t>1</w:t>
      </w:r>
      <w:r w:rsidR="00BE7606">
        <w:rPr>
          <w:rFonts w:hint="eastAsia"/>
        </w:rPr>
        <w:t>.</w:t>
      </w:r>
      <w:r w:rsidRPr="002272C7">
        <w:rPr>
          <w:rFonts w:hint="eastAsia"/>
          <w:b/>
        </w:rPr>
        <w:t>简介</w:t>
      </w:r>
      <w:bookmarkEnd w:id="1"/>
    </w:p>
    <w:p w14:paraId="75AF8F98" w14:textId="5D02E8F1" w:rsidR="002272C7" w:rsidRDefault="002272C7" w:rsidP="00A31BD5">
      <w:pPr>
        <w:ind w:firstLine="420"/>
      </w:pPr>
      <w:r w:rsidRPr="00A353AB">
        <w:rPr>
          <w:rFonts w:hint="eastAsia"/>
        </w:rPr>
        <w:t>针对包含多产线与多工序的复杂钢铁生产过程中，初步组织合同生产过程，并依据此对各道工序的机器展开生产排程的需求，采用系统工程方法，初步解决</w:t>
      </w:r>
      <w:r w:rsidR="00A353AB" w:rsidRPr="00A353AB">
        <w:rPr>
          <w:rFonts w:hint="eastAsia"/>
        </w:rPr>
        <w:t>机组产能分配，主副制程切换，仓储存量管理等问题，并为各道工序的机器确定合理的生产合同。</w:t>
      </w:r>
    </w:p>
    <w:p w14:paraId="53AF3F9D" w14:textId="024D43E9" w:rsidR="00BE7606" w:rsidRDefault="00A31BD5" w:rsidP="00A31BD5">
      <w:pPr>
        <w:pStyle w:val="2"/>
        <w:numPr>
          <w:ilvl w:val="1"/>
          <w:numId w:val="1"/>
        </w:numPr>
        <w:ind w:firstLineChars="0"/>
      </w:pPr>
      <w:bookmarkStart w:id="2" w:name="_Toc167781077"/>
      <w:r>
        <w:rPr>
          <w:rFonts w:hint="eastAsia"/>
        </w:rPr>
        <w:t>产线特点</w:t>
      </w:r>
      <w:bookmarkEnd w:id="2"/>
    </w:p>
    <w:p w14:paraId="14C91C3E" w14:textId="4D2E3376" w:rsidR="00A31BD5" w:rsidRDefault="00A31BD5" w:rsidP="00A31BD5">
      <w:pPr>
        <w:pStyle w:val="a9"/>
        <w:numPr>
          <w:ilvl w:val="0"/>
          <w:numId w:val="2"/>
        </w:numPr>
        <w:ind w:firstLineChars="0"/>
      </w:pPr>
      <w:r>
        <w:rPr>
          <w:rFonts w:hint="eastAsia"/>
        </w:rPr>
        <w:t>多产线，多工序：生产过程中包括从炼钢、热轧、酸轧</w:t>
      </w:r>
      <w:r w:rsidR="00B62BEA">
        <w:rPr>
          <w:rFonts w:hint="eastAsia"/>
        </w:rPr>
        <w:t>、镀锌、连退、镀锡、重卷等多道工序。工序也有多条产线和机组，产线如：</w:t>
      </w:r>
      <w:r w:rsidR="00B62BEA">
        <w:t>2230</w:t>
      </w:r>
      <w:r w:rsidR="00B62BEA">
        <w:rPr>
          <w:rFonts w:hint="eastAsia"/>
        </w:rPr>
        <w:t>，1</w:t>
      </w:r>
      <w:r w:rsidR="00B62BEA">
        <w:t>700</w:t>
      </w:r>
      <w:r w:rsidR="00B62BEA">
        <w:rPr>
          <w:rFonts w:hint="eastAsia"/>
        </w:rPr>
        <w:t>，1</w:t>
      </w:r>
      <w:r w:rsidR="00B62BEA">
        <w:t>420</w:t>
      </w:r>
      <w:r w:rsidR="00B62BEA">
        <w:rPr>
          <w:rFonts w:hint="eastAsia"/>
        </w:rPr>
        <w:t>等，机组以酸轧为例：包含1</w:t>
      </w:r>
      <w:r w:rsidR="00B62BEA">
        <w:t>#</w:t>
      </w:r>
      <w:r w:rsidR="00B62BEA">
        <w:rPr>
          <w:rFonts w:hint="eastAsia"/>
        </w:rPr>
        <w:t>酸轧、2</w:t>
      </w:r>
      <w:r w:rsidR="00B62BEA">
        <w:t>#</w:t>
      </w:r>
      <w:r w:rsidR="00B62BEA">
        <w:rPr>
          <w:rFonts w:hint="eastAsia"/>
        </w:rPr>
        <w:t>酸轧、3</w:t>
      </w:r>
      <w:r w:rsidR="00B62BEA">
        <w:t>#</w:t>
      </w:r>
      <w:r w:rsidR="00B62BEA">
        <w:rPr>
          <w:rFonts w:hint="eastAsia"/>
        </w:rPr>
        <w:t>酸轧多台机组</w:t>
      </w:r>
    </w:p>
    <w:p w14:paraId="4635AB11" w14:textId="642FB466" w:rsidR="00A31BD5" w:rsidRDefault="00A31BD5" w:rsidP="00B62BEA">
      <w:pPr>
        <w:ind w:firstLineChars="0" w:firstLine="0"/>
        <w:jc w:val="center"/>
      </w:pPr>
      <w:r w:rsidRPr="00A31BD5">
        <w:rPr>
          <w:noProof/>
        </w:rPr>
        <w:drawing>
          <wp:inline distT="0" distB="0" distL="0" distR="0" wp14:anchorId="52253A26" wp14:editId="75AFE721">
            <wp:extent cx="4022313" cy="2262551"/>
            <wp:effectExtent l="0" t="0" r="0" b="4445"/>
            <wp:docPr id="2" name="图片 2" descr="C:\Users\Ang\Desktop\NEU\项目\首钢\首钢京唐冷轧生产物流交叉图2024.4.20-2\幻灯片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ng\Desktop\NEU\项目\首钢\首钢京唐冷轧生产物流交叉图2024.4.20-2\幻灯片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0389" cy="2267094"/>
                    </a:xfrm>
                    <a:prstGeom prst="rect">
                      <a:avLst/>
                    </a:prstGeom>
                    <a:noFill/>
                    <a:ln>
                      <a:noFill/>
                    </a:ln>
                  </pic:spPr>
                </pic:pic>
              </a:graphicData>
            </a:graphic>
          </wp:inline>
        </w:drawing>
      </w:r>
    </w:p>
    <w:p w14:paraId="2595AE91" w14:textId="381C65D8" w:rsidR="00B62BEA" w:rsidRDefault="00B62BEA" w:rsidP="00A31BD5">
      <w:pPr>
        <w:pStyle w:val="a9"/>
        <w:numPr>
          <w:ilvl w:val="0"/>
          <w:numId w:val="2"/>
        </w:numPr>
        <w:ind w:firstLineChars="0"/>
      </w:pPr>
      <w:r>
        <w:rPr>
          <w:rFonts w:hint="eastAsia"/>
        </w:rPr>
        <w:t>交叉的物流供应关系：前道工序会依据物流关系为后道工序的多个机组的前库提供原料，但是大多数情况下主要考虑同一产线内的机组</w:t>
      </w:r>
    </w:p>
    <w:p w14:paraId="110980B2" w14:textId="3B6A8068" w:rsidR="00A31BD5" w:rsidRDefault="00B62BEA" w:rsidP="00B62BEA">
      <w:pPr>
        <w:ind w:firstLineChars="0" w:firstLine="0"/>
        <w:jc w:val="center"/>
      </w:pPr>
      <w:r w:rsidRPr="00A31BD5">
        <w:rPr>
          <w:noProof/>
        </w:rPr>
        <w:drawing>
          <wp:inline distT="0" distB="0" distL="0" distR="0" wp14:anchorId="3DA89C33" wp14:editId="087D20DB">
            <wp:extent cx="3880799" cy="2182949"/>
            <wp:effectExtent l="0" t="0" r="5715" b="8255"/>
            <wp:docPr id="3" name="图片 3" descr="C:\Users\Ang\Desktop\NEU\项目\首钢\首钢京唐冷轧生产物流交叉图2024.4.20-2\幻灯片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ng\Desktop\NEU\项目\首钢\首钢京唐冷轧生产物流交叉图2024.4.20-2\幻灯片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96098" cy="2191555"/>
                    </a:xfrm>
                    <a:prstGeom prst="rect">
                      <a:avLst/>
                    </a:prstGeom>
                    <a:noFill/>
                    <a:ln>
                      <a:noFill/>
                    </a:ln>
                  </pic:spPr>
                </pic:pic>
              </a:graphicData>
            </a:graphic>
          </wp:inline>
        </w:drawing>
      </w:r>
    </w:p>
    <w:p w14:paraId="7FCCECB2" w14:textId="7E6AFC1A" w:rsidR="00B62BEA" w:rsidRDefault="004B49D8" w:rsidP="00B62BEA">
      <w:pPr>
        <w:pStyle w:val="a9"/>
        <w:numPr>
          <w:ilvl w:val="0"/>
          <w:numId w:val="2"/>
        </w:numPr>
        <w:ind w:firstLineChars="0"/>
        <w:jc w:val="left"/>
      </w:pPr>
      <w:r>
        <w:rPr>
          <w:rFonts w:hint="eastAsia"/>
        </w:rPr>
        <w:t>各机组的仓储平衡：</w:t>
      </w:r>
      <w:r w:rsidR="00B62BEA">
        <w:rPr>
          <w:rFonts w:hint="eastAsia"/>
        </w:rPr>
        <w:t>在各个机组的前后存在库存，称为前库和后库，前库和后库有其最大存储上限、最小存储下限以及期望维持的库存量</w:t>
      </w:r>
    </w:p>
    <w:p w14:paraId="3350E4EB" w14:textId="77777777" w:rsidR="00B62BEA" w:rsidRPr="00A31BD5" w:rsidRDefault="00B62BEA" w:rsidP="00B62BEA">
      <w:pPr>
        <w:ind w:firstLineChars="0" w:firstLine="0"/>
      </w:pPr>
    </w:p>
    <w:p w14:paraId="3885CC4C" w14:textId="2004C3CA" w:rsidR="00A353AB" w:rsidRDefault="00A353AB" w:rsidP="00A31BD5">
      <w:pPr>
        <w:pStyle w:val="1"/>
        <w:ind w:firstLineChars="0" w:firstLine="0"/>
        <w:rPr>
          <w:b/>
        </w:rPr>
      </w:pPr>
      <w:bookmarkStart w:id="3" w:name="_Toc167781078"/>
      <w:r>
        <w:rPr>
          <w:rFonts w:hint="eastAsia"/>
          <w:b/>
        </w:rPr>
        <w:lastRenderedPageBreak/>
        <w:t>2</w:t>
      </w:r>
      <w:r w:rsidR="00BE7606">
        <w:rPr>
          <w:rFonts w:hint="eastAsia"/>
        </w:rPr>
        <w:t>.</w:t>
      </w:r>
      <w:r>
        <w:rPr>
          <w:rFonts w:hint="eastAsia"/>
          <w:b/>
        </w:rPr>
        <w:t>需求与疑问</w:t>
      </w:r>
      <w:bookmarkEnd w:id="3"/>
    </w:p>
    <w:p w14:paraId="0744A233" w14:textId="32D9CCA2" w:rsidR="00A353AB" w:rsidRDefault="00A353AB" w:rsidP="00A31BD5">
      <w:pPr>
        <w:pStyle w:val="2"/>
        <w:ind w:firstLineChars="0" w:firstLine="0"/>
      </w:pPr>
      <w:bookmarkStart w:id="4" w:name="_Toc167781079"/>
      <w:r w:rsidRPr="00A353AB">
        <w:rPr>
          <w:rFonts w:hint="eastAsia"/>
        </w:rPr>
        <w:t xml:space="preserve">2.1 </w:t>
      </w:r>
      <w:r w:rsidRPr="00A353AB">
        <w:rPr>
          <w:rFonts w:hint="eastAsia"/>
        </w:rPr>
        <w:t>需求</w:t>
      </w:r>
      <w:bookmarkEnd w:id="4"/>
    </w:p>
    <w:p w14:paraId="051D98B0" w14:textId="686AA804" w:rsidR="00A353AB" w:rsidRDefault="00A353AB" w:rsidP="00A353AB">
      <w:pPr>
        <w:ind w:firstLine="420"/>
        <w:rPr>
          <w:rFonts w:ascii="微软雅黑" w:eastAsia="微软雅黑" w:hAnsi="微软雅黑"/>
          <w:szCs w:val="21"/>
        </w:rPr>
      </w:pPr>
      <w:r w:rsidRPr="00A353AB">
        <w:rPr>
          <w:rFonts w:ascii="微软雅黑" w:eastAsia="微软雅黑" w:hAnsi="微软雅黑" w:hint="eastAsia"/>
          <w:szCs w:val="21"/>
        </w:rPr>
        <w:t>目前，OPS系统存在以下需求，其中标*的为次要需求，</w:t>
      </w:r>
      <w:r>
        <w:rPr>
          <w:rFonts w:ascii="微软雅黑" w:eastAsia="微软雅黑" w:hAnsi="微软雅黑" w:hint="eastAsia"/>
          <w:szCs w:val="21"/>
        </w:rPr>
        <w:t>可能不包括在初步的技术框架中，而考虑以后通过迭代更新实现。</w:t>
      </w:r>
    </w:p>
    <w:p w14:paraId="10E1BF21" w14:textId="08CA61AF" w:rsidR="00A353AB" w:rsidRDefault="00BE7606" w:rsidP="00A31BD5">
      <w:pPr>
        <w:pStyle w:val="3"/>
      </w:pPr>
      <w:bookmarkStart w:id="5" w:name="_Toc167781080"/>
      <w:r>
        <w:t>2.</w:t>
      </w:r>
      <w:r w:rsidR="00A353AB">
        <w:rPr>
          <w:rFonts w:hint="eastAsia"/>
        </w:rPr>
        <w:t>1</w:t>
      </w:r>
      <w:r>
        <w:t>.1</w:t>
      </w:r>
      <w:r w:rsidR="00A353AB">
        <w:rPr>
          <w:rFonts w:hint="eastAsia"/>
        </w:rPr>
        <w:t xml:space="preserve"> 分级集批</w:t>
      </w:r>
      <w:bookmarkEnd w:id="5"/>
    </w:p>
    <w:p w14:paraId="090755EA" w14:textId="1E21AAFA" w:rsidR="00A353AB" w:rsidRDefault="00A353AB" w:rsidP="004B49D8">
      <w:pPr>
        <w:ind w:firstLine="420"/>
      </w:pPr>
      <w:r>
        <w:rPr>
          <w:rFonts w:hint="eastAsia"/>
        </w:rPr>
        <w:t>分级集批，是指将具有</w:t>
      </w:r>
      <w:r w:rsidR="00B62BEA">
        <w:rPr>
          <w:rFonts w:hint="eastAsia"/>
        </w:rPr>
        <w:t>相同的产品品目、钢种、钢系、工艺参数</w:t>
      </w:r>
      <w:r>
        <w:rPr>
          <w:rFonts w:hint="eastAsia"/>
        </w:rPr>
        <w:t>的合同订单，集中在一起生产，从而便于准备轧辊，减少切换成本。在京唐的生产流程中，</w:t>
      </w:r>
      <w:r w:rsidR="00B62BEA">
        <w:rPr>
          <w:rFonts w:hint="eastAsia"/>
        </w:rPr>
        <w:t>具体地，</w:t>
      </w:r>
      <w:r>
        <w:rPr>
          <w:rFonts w:hint="eastAsia"/>
        </w:rPr>
        <w:t>通常先将计划分为“大辊期”与“小辊期”。其中，“大辊期”指的是以</w:t>
      </w:r>
      <w:r w:rsidR="00075134">
        <w:rPr>
          <w:rFonts w:hint="eastAsia"/>
        </w:rPr>
        <w:t>材料作为区分依据，如DP钢，以及一些需要特殊轧辊材料的钢种。“小辊期”指的是以厚度，宽度等在大辊期下区分的集批。</w:t>
      </w:r>
    </w:p>
    <w:p w14:paraId="55ED713C" w14:textId="6613C020" w:rsidR="00075134" w:rsidRDefault="00650153" w:rsidP="00075134">
      <w:pPr>
        <w:ind w:firstLine="420"/>
        <w:rPr>
          <w:rFonts w:ascii="微软雅黑" w:eastAsia="微软雅黑" w:hAnsi="微软雅黑"/>
          <w:szCs w:val="21"/>
        </w:rPr>
      </w:pPr>
      <w:r w:rsidRPr="00075134">
        <w:rPr>
          <w:rFonts w:ascii="微软雅黑" w:eastAsia="微软雅黑" w:hAnsi="微软雅黑"/>
          <w:noProof/>
          <w:szCs w:val="21"/>
        </w:rPr>
        <w:drawing>
          <wp:inline distT="0" distB="0" distL="0" distR="0" wp14:anchorId="08568D08" wp14:editId="77DBEB86">
            <wp:extent cx="4981917" cy="2145323"/>
            <wp:effectExtent l="0" t="0" r="0" b="7620"/>
            <wp:docPr id="1383883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663" t="4940" r="9795" b="17984"/>
                    <a:stretch/>
                  </pic:blipFill>
                  <pic:spPr bwMode="auto">
                    <a:xfrm>
                      <a:off x="0" y="0"/>
                      <a:ext cx="4988206" cy="2148031"/>
                    </a:xfrm>
                    <a:prstGeom prst="rect">
                      <a:avLst/>
                    </a:prstGeom>
                    <a:noFill/>
                    <a:ln>
                      <a:noFill/>
                    </a:ln>
                    <a:extLst>
                      <a:ext uri="{53640926-AAD7-44D8-BBD7-CCE9431645EC}">
                        <a14:shadowObscured xmlns:a14="http://schemas.microsoft.com/office/drawing/2010/main"/>
                      </a:ext>
                    </a:extLst>
                  </pic:spPr>
                </pic:pic>
              </a:graphicData>
            </a:graphic>
          </wp:inline>
        </w:drawing>
      </w:r>
    </w:p>
    <w:p w14:paraId="1223E169" w14:textId="79DB765C" w:rsidR="00075134" w:rsidRDefault="00650153" w:rsidP="00650153">
      <w:pPr>
        <w:ind w:firstLine="420"/>
        <w:jc w:val="center"/>
        <w:rPr>
          <w:rFonts w:ascii="微软雅黑" w:eastAsia="微软雅黑" w:hAnsi="微软雅黑"/>
          <w:szCs w:val="21"/>
        </w:rPr>
      </w:pPr>
      <w:r>
        <w:rPr>
          <w:rFonts w:ascii="微软雅黑" w:eastAsia="微软雅黑" w:hAnsi="微软雅黑" w:hint="eastAsia"/>
          <w:szCs w:val="21"/>
        </w:rPr>
        <w:t>图1</w:t>
      </w:r>
      <w:r>
        <w:rPr>
          <w:rFonts w:ascii="微软雅黑" w:eastAsia="微软雅黑" w:hAnsi="微软雅黑"/>
          <w:szCs w:val="21"/>
        </w:rPr>
        <w:t>-1</w:t>
      </w:r>
    </w:p>
    <w:p w14:paraId="48FEED21" w14:textId="219EB444" w:rsidR="00075134" w:rsidRDefault="00075134" w:rsidP="004B49D8">
      <w:pPr>
        <w:ind w:firstLine="420"/>
      </w:pPr>
      <w:r>
        <w:rPr>
          <w:rFonts w:hint="eastAsia"/>
        </w:rPr>
        <w:t>如图1-1所示，大类彩色部分（比如绿色，紫色部分）是大辊期，红色部分为停车。小类部分中，灰色</w:t>
      </w:r>
      <w:r w:rsidR="00BE7606">
        <w:rPr>
          <w:rFonts w:hint="eastAsia"/>
        </w:rPr>
        <w:t>和白色</w:t>
      </w:r>
      <w:r>
        <w:rPr>
          <w:rFonts w:hint="eastAsia"/>
        </w:rPr>
        <w:t>为小</w:t>
      </w:r>
      <w:r w:rsidR="00BE7606">
        <w:rPr>
          <w:rFonts w:hint="eastAsia"/>
        </w:rPr>
        <w:t>类</w:t>
      </w:r>
      <w:r>
        <w:rPr>
          <w:rFonts w:hint="eastAsia"/>
        </w:rPr>
        <w:t>辊期，</w:t>
      </w:r>
      <w:r w:rsidR="00BE7606">
        <w:rPr>
          <w:rFonts w:hint="eastAsia"/>
        </w:rPr>
        <w:t>灰色和白色交替显示（红色停车检修部分对应的白色区域为非辊期）</w:t>
      </w:r>
      <w:r>
        <w:rPr>
          <w:rFonts w:hint="eastAsia"/>
        </w:rPr>
        <w:t>。</w:t>
      </w:r>
    </w:p>
    <w:p w14:paraId="1ACB19D6" w14:textId="3B81B0B7" w:rsidR="00075134" w:rsidRDefault="00BE7606" w:rsidP="00A31BD5">
      <w:pPr>
        <w:pStyle w:val="3"/>
      </w:pPr>
      <w:bookmarkStart w:id="6" w:name="_Toc167781081"/>
      <w:r>
        <w:t>2.1.</w:t>
      </w:r>
      <w:r w:rsidR="00075134">
        <w:rPr>
          <w:rFonts w:hint="eastAsia"/>
        </w:rPr>
        <w:t>2 产能分配</w:t>
      </w:r>
      <w:bookmarkEnd w:id="6"/>
    </w:p>
    <w:p w14:paraId="416601C1" w14:textId="7EB72965" w:rsidR="004B49D8" w:rsidRDefault="00B62BEA" w:rsidP="004B49D8">
      <w:pPr>
        <w:ind w:firstLine="420"/>
      </w:pPr>
      <w:r>
        <w:rPr>
          <w:rFonts w:hint="eastAsia"/>
        </w:rPr>
        <w:t>依据月初的订单信息，计算各个工序需要的缴库计划，随后根据预期的缴库计划为各个工序的各个</w:t>
      </w:r>
      <w:r w:rsidR="004B49D8">
        <w:rPr>
          <w:rFonts w:hint="eastAsia"/>
        </w:rPr>
        <w:t>机组分配产能，最终得到各个机组的产能计划，产能计划的目的是为各个机组指定需要生产的物料的类型、数量和截止时间。</w:t>
      </w:r>
    </w:p>
    <w:p w14:paraId="209FDA81" w14:textId="3B3E77E1" w:rsidR="004B49D8" w:rsidRDefault="004B49D8" w:rsidP="004B49D8">
      <w:pPr>
        <w:ind w:firstLine="420"/>
      </w:pPr>
      <w:r>
        <w:rPr>
          <w:rFonts w:hint="eastAsia"/>
        </w:rPr>
        <w:t>进行产能分配时必须确保各个机组产能被充分利用但不能超过其产能，同时考虑到时间生产中存在必要的维护、调整、以及准备时间，一般期望通过集批手段，将可以在同一批次内连续生产的合同集中在一起连续生产。</w:t>
      </w:r>
    </w:p>
    <w:p w14:paraId="53F1AA50" w14:textId="42DB9290" w:rsidR="00075134" w:rsidRDefault="00844044" w:rsidP="004B49D8">
      <w:pPr>
        <w:ind w:firstLine="420"/>
      </w:pPr>
      <w:r>
        <w:rPr>
          <w:rFonts w:hint="eastAsia"/>
        </w:rPr>
        <w:t>此外</w:t>
      </w:r>
      <w:r w:rsidR="002C30C4">
        <w:rPr>
          <w:rFonts w:hint="eastAsia"/>
        </w:rPr>
        <w:t>，</w:t>
      </w:r>
      <w:r w:rsidR="004B49D8">
        <w:rPr>
          <w:rFonts w:hint="eastAsia"/>
        </w:rPr>
        <w:t>产能分配时也要考虑到实物库存的量，一方面机组生产时会考虑是否等待物流补</w:t>
      </w:r>
      <w:r w:rsidR="004B49D8">
        <w:rPr>
          <w:rFonts w:hint="eastAsia"/>
        </w:rPr>
        <w:lastRenderedPageBreak/>
        <w:t>充前库物料后再进行集批生产，另一方考虑到当前产能分配下机组的后库是否仍然能满足仓储的动态平衡</w:t>
      </w:r>
      <w:r w:rsidR="00062791">
        <w:rPr>
          <w:rFonts w:hint="eastAsia"/>
        </w:rPr>
        <w:t>。</w:t>
      </w:r>
    </w:p>
    <w:p w14:paraId="652C478C" w14:textId="6527D1AD" w:rsidR="00062791" w:rsidRDefault="00BE7606" w:rsidP="00A31BD5">
      <w:pPr>
        <w:pStyle w:val="3"/>
      </w:pPr>
      <w:bookmarkStart w:id="7" w:name="_Toc167781082"/>
      <w:r>
        <w:t>2.1.</w:t>
      </w:r>
      <w:r w:rsidR="002C30C4">
        <w:rPr>
          <w:rFonts w:hint="eastAsia"/>
        </w:rPr>
        <w:t>3* 推荐制程</w:t>
      </w:r>
      <w:bookmarkEnd w:id="7"/>
    </w:p>
    <w:p w14:paraId="4B34FDF3" w14:textId="051F1F76" w:rsidR="002C30C4" w:rsidRDefault="00FC4FC9" w:rsidP="004B49D8">
      <w:pPr>
        <w:ind w:firstLine="420"/>
      </w:pPr>
      <w:r>
        <w:rPr>
          <w:rFonts w:hint="eastAsia"/>
        </w:rPr>
        <w:t>每个合同都有不同的制程，即不同的</w:t>
      </w:r>
      <w:r w:rsidR="00223AE8">
        <w:rPr>
          <w:rFonts w:hint="eastAsia"/>
        </w:rPr>
        <w:t>加工工序路线。合同的制程设计中会根据工艺流程和合同需求确定1条主</w:t>
      </w:r>
      <w:r>
        <w:rPr>
          <w:rFonts w:hint="eastAsia"/>
        </w:rPr>
        <w:t>制程</w:t>
      </w:r>
      <w:r w:rsidR="00223AE8">
        <w:rPr>
          <w:rFonts w:hint="eastAsia"/>
        </w:rPr>
        <w:t>和2~3条副制程</w:t>
      </w:r>
      <w:r>
        <w:rPr>
          <w:rFonts w:hint="eastAsia"/>
        </w:rPr>
        <w:t>。</w:t>
      </w:r>
      <w:r w:rsidR="00223AE8">
        <w:rPr>
          <w:rFonts w:hint="eastAsia"/>
        </w:rPr>
        <w:t>一般情况下采用主制程，但是在考虑机组产能、交叉物流和库存平衡的情况下，需要考虑启用某个副制程。</w:t>
      </w:r>
    </w:p>
    <w:p w14:paraId="750B8B39" w14:textId="293C817D" w:rsidR="00844044" w:rsidRDefault="00BE7606" w:rsidP="00A31BD5">
      <w:pPr>
        <w:pStyle w:val="2"/>
        <w:ind w:firstLineChars="0" w:firstLine="0"/>
      </w:pPr>
      <w:bookmarkStart w:id="8" w:name="_Toc167781083"/>
      <w:r>
        <w:t>2.2</w:t>
      </w:r>
      <w:r w:rsidR="00844044" w:rsidRPr="00A353AB">
        <w:rPr>
          <w:rFonts w:hint="eastAsia"/>
        </w:rPr>
        <w:t xml:space="preserve"> </w:t>
      </w:r>
      <w:r w:rsidR="00844044">
        <w:rPr>
          <w:rFonts w:hint="eastAsia"/>
        </w:rPr>
        <w:t>现场</w:t>
      </w:r>
      <w:r w:rsidR="00844044">
        <w:rPr>
          <w:rFonts w:hint="eastAsia"/>
        </w:rPr>
        <w:t>OPS-IPS</w:t>
      </w:r>
      <w:r w:rsidR="00844044">
        <w:rPr>
          <w:rFonts w:hint="eastAsia"/>
        </w:rPr>
        <w:t>生产调度架构流程</w:t>
      </w:r>
      <w:bookmarkEnd w:id="8"/>
    </w:p>
    <w:p w14:paraId="620C1865" w14:textId="09B483D4" w:rsidR="00CF5EF4" w:rsidRDefault="00844044" w:rsidP="00223AE8">
      <w:pPr>
        <w:ind w:firstLine="420"/>
      </w:pPr>
      <w:r w:rsidRPr="00844044">
        <w:rPr>
          <w:rFonts w:hint="eastAsia"/>
        </w:rPr>
        <w:t>在现场，由于经常的生产掉队，机器检修以及其他原因，对每台机器的排程并不是基于虚拟合同，而是基于实际的库存</w:t>
      </w:r>
      <w:r w:rsidR="00223AE8">
        <w:rPr>
          <w:rFonts w:hint="eastAsia"/>
        </w:rPr>
        <w:t>加上部分虚拟物料</w:t>
      </w:r>
      <w:r w:rsidRPr="00844044">
        <w:rPr>
          <w:rFonts w:hint="eastAsia"/>
        </w:rPr>
        <w:t>。因此，现场的生产调度通常依照如下流程操作：</w:t>
      </w:r>
    </w:p>
    <w:p w14:paraId="1F4EE344" w14:textId="5ADBD5B7" w:rsidR="00CF5EF4" w:rsidRPr="00844044" w:rsidRDefault="00CF5EF4" w:rsidP="00BE7606">
      <w:pPr>
        <w:ind w:firstLineChars="0" w:firstLine="0"/>
        <w:rPr>
          <w:rFonts w:ascii="微软雅黑" w:eastAsia="微软雅黑" w:hAnsi="微软雅黑"/>
          <w:szCs w:val="21"/>
        </w:rPr>
      </w:pPr>
      <w:r>
        <w:object w:dxaOrig="9241" w:dyaOrig="6973" w14:anchorId="0699BA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2pt;height:313.2pt" o:ole="">
            <v:imagedata r:id="rId11" o:title=""/>
          </v:shape>
          <o:OLEObject Type="Embed" ProgID="Visio.Drawing.15" ShapeID="_x0000_i1025" DrawAspect="Content" ObjectID="_1778393828" r:id="rId12"/>
        </w:object>
      </w:r>
    </w:p>
    <w:p w14:paraId="4F731104" w14:textId="40500EDF" w:rsidR="00844044" w:rsidRDefault="00CF5EF4" w:rsidP="00CF5EF4">
      <w:pPr>
        <w:ind w:firstLine="320"/>
        <w:jc w:val="center"/>
        <w:rPr>
          <w:rFonts w:ascii="微软雅黑" w:eastAsia="微软雅黑" w:hAnsi="微软雅黑"/>
          <w:sz w:val="16"/>
          <w:szCs w:val="16"/>
        </w:rPr>
      </w:pPr>
      <w:r w:rsidRPr="00CF5EF4">
        <w:rPr>
          <w:rFonts w:ascii="微软雅黑" w:eastAsia="微软雅黑" w:hAnsi="微软雅黑" w:hint="eastAsia"/>
          <w:sz w:val="16"/>
          <w:szCs w:val="16"/>
        </w:rPr>
        <w:t>图2-1 京唐现场OPS-IPS排产示意图</w:t>
      </w:r>
    </w:p>
    <w:p w14:paraId="7B18EB9D" w14:textId="73106C8A" w:rsidR="00CF5EF4" w:rsidRPr="00CF5EF4" w:rsidRDefault="00CF5EF4" w:rsidP="00223AE8">
      <w:pPr>
        <w:ind w:firstLine="420"/>
      </w:pPr>
      <w:r w:rsidRPr="00CF5EF4">
        <w:rPr>
          <w:rFonts w:hint="eastAsia"/>
        </w:rPr>
        <w:t>如图所示，</w:t>
      </w:r>
      <w:r>
        <w:rPr>
          <w:rFonts w:hint="eastAsia"/>
        </w:rPr>
        <w:t>在现场的OPS和IPS通常是解耦的。即，OPS的调度只用于各工序的备料，以及任务时间</w:t>
      </w:r>
      <w:r w:rsidR="00223AE8">
        <w:rPr>
          <w:rFonts w:hint="eastAsia"/>
        </w:rPr>
        <w:t>的截止计算</w:t>
      </w:r>
      <w:r>
        <w:rPr>
          <w:rFonts w:hint="eastAsia"/>
        </w:rPr>
        <w:t>。而IPS层的调度，则是根据</w:t>
      </w:r>
      <w:r w:rsidR="00223AE8">
        <w:rPr>
          <w:rFonts w:hint="eastAsia"/>
        </w:rPr>
        <w:t>实际的</w:t>
      </w:r>
      <w:r>
        <w:rPr>
          <w:rFonts w:hint="eastAsia"/>
        </w:rPr>
        <w:t>库存状况以及前道机组即将到来的小部分虚拟库存临时进行的。因此，对OPS的调度</w:t>
      </w:r>
      <w:r w:rsidR="00223AE8">
        <w:rPr>
          <w:rFonts w:hint="eastAsia"/>
        </w:rPr>
        <w:t>而言</w:t>
      </w:r>
      <w:r>
        <w:rPr>
          <w:rFonts w:hint="eastAsia"/>
        </w:rPr>
        <w:t>，虽然可以大致计算每道工序的时间，以及工序的集批构造，却很难推算</w:t>
      </w:r>
      <w:r w:rsidR="004E673C">
        <w:rPr>
          <w:rFonts w:hint="eastAsia"/>
        </w:rPr>
        <w:t>具体的生产事件</w:t>
      </w:r>
      <w:r w:rsidR="00223AE8">
        <w:rPr>
          <w:rFonts w:hint="eastAsia"/>
        </w:rPr>
        <w:t>的发生时间</w:t>
      </w:r>
      <w:r w:rsidR="004E673C">
        <w:rPr>
          <w:rFonts w:hint="eastAsia"/>
        </w:rPr>
        <w:t>和</w:t>
      </w:r>
      <w:r>
        <w:rPr>
          <w:rFonts w:hint="eastAsia"/>
        </w:rPr>
        <w:t>实际的物流</w:t>
      </w:r>
      <w:r w:rsidR="00223AE8">
        <w:rPr>
          <w:rFonts w:hint="eastAsia"/>
        </w:rPr>
        <w:t>的到达时间</w:t>
      </w:r>
      <w:r w:rsidR="004E673C">
        <w:rPr>
          <w:rFonts w:hint="eastAsia"/>
        </w:rPr>
        <w:t>，因为这些</w:t>
      </w:r>
      <w:r w:rsidR="00223AE8">
        <w:rPr>
          <w:rFonts w:hint="eastAsia"/>
        </w:rPr>
        <w:t>时间需要</w:t>
      </w:r>
      <w:r w:rsidR="004E673C">
        <w:rPr>
          <w:rFonts w:hint="eastAsia"/>
        </w:rPr>
        <w:t>上一工序</w:t>
      </w:r>
      <w:r w:rsidR="00223AE8">
        <w:rPr>
          <w:rFonts w:hint="eastAsia"/>
        </w:rPr>
        <w:t>机组的IPS计划执行后，依照IPS计划或生产实绩</w:t>
      </w:r>
      <w:r w:rsidR="004E673C">
        <w:rPr>
          <w:rFonts w:hint="eastAsia"/>
        </w:rPr>
        <w:t>才被确定。</w:t>
      </w:r>
    </w:p>
    <w:p w14:paraId="4F11DFBE" w14:textId="37BBFD53" w:rsidR="00844044" w:rsidRDefault="00844044" w:rsidP="00A31BD5">
      <w:pPr>
        <w:pStyle w:val="1"/>
        <w:ind w:firstLineChars="0" w:firstLine="0"/>
        <w:rPr>
          <w:b/>
        </w:rPr>
      </w:pPr>
      <w:bookmarkStart w:id="9" w:name="_Toc167781084"/>
      <w:r>
        <w:rPr>
          <w:rFonts w:hint="eastAsia"/>
          <w:b/>
        </w:rPr>
        <w:lastRenderedPageBreak/>
        <w:t>3</w:t>
      </w:r>
      <w:r w:rsidR="00F73AA9">
        <w:rPr>
          <w:rFonts w:hint="eastAsia"/>
          <w:b/>
        </w:rPr>
        <w:t>.</w:t>
      </w:r>
      <w:r w:rsidR="00F73AA9">
        <w:rPr>
          <w:b/>
        </w:rPr>
        <w:t xml:space="preserve"> </w:t>
      </w:r>
      <w:r>
        <w:rPr>
          <w:rFonts w:hint="eastAsia"/>
          <w:b/>
        </w:rPr>
        <w:t>项目技术路线</w:t>
      </w:r>
      <w:bookmarkEnd w:id="9"/>
    </w:p>
    <w:p w14:paraId="23E0628A" w14:textId="66FEAF4E" w:rsidR="004E673C" w:rsidRDefault="004E673C" w:rsidP="00A31BD5">
      <w:pPr>
        <w:pStyle w:val="2"/>
        <w:ind w:firstLineChars="0" w:firstLine="0"/>
      </w:pPr>
      <w:bookmarkStart w:id="10" w:name="_Toc167781085"/>
      <w:r>
        <w:rPr>
          <w:rFonts w:hint="eastAsia"/>
        </w:rPr>
        <w:t>3.1</w:t>
      </w:r>
      <w:r w:rsidRPr="00A353AB">
        <w:rPr>
          <w:rFonts w:hint="eastAsia"/>
        </w:rPr>
        <w:t xml:space="preserve"> </w:t>
      </w:r>
      <w:r>
        <w:rPr>
          <w:rFonts w:hint="eastAsia"/>
        </w:rPr>
        <w:t>项目技术路线总述</w:t>
      </w:r>
      <w:bookmarkEnd w:id="10"/>
    </w:p>
    <w:p w14:paraId="136C766B" w14:textId="3EFD5BF7" w:rsidR="004E673C" w:rsidRPr="004E673C" w:rsidRDefault="004E673C" w:rsidP="00223AE8">
      <w:pPr>
        <w:ind w:firstLine="420"/>
      </w:pPr>
      <w:r w:rsidRPr="004E673C">
        <w:rPr>
          <w:rFonts w:hint="eastAsia"/>
        </w:rPr>
        <w:t>为改变各道工序临时备料，经常需要重新指派物料对应的合同，或导致合同的生产延期，需要临时添加无委材等等情况，设计了将OPS和IPS</w:t>
      </w:r>
      <w:r w:rsidR="00223AE8">
        <w:rPr>
          <w:rFonts w:hint="eastAsia"/>
        </w:rPr>
        <w:t>交互式反馈的架构</w:t>
      </w:r>
      <w:r w:rsidRPr="004E673C">
        <w:rPr>
          <w:rFonts w:hint="eastAsia"/>
        </w:rPr>
        <w:t>，利用</w:t>
      </w:r>
      <w:r w:rsidR="00A93246">
        <w:rPr>
          <w:rFonts w:hint="eastAsia"/>
        </w:rPr>
        <w:t>OPS基于全局的考量的</w:t>
      </w:r>
      <w:r w:rsidRPr="004E673C">
        <w:rPr>
          <w:rFonts w:hint="eastAsia"/>
        </w:rPr>
        <w:t>计算结果指导</w:t>
      </w:r>
      <w:r w:rsidR="00A93246">
        <w:rPr>
          <w:rFonts w:hint="eastAsia"/>
        </w:rPr>
        <w:t>机组的IPS作业计划生产</w:t>
      </w:r>
      <w:r w:rsidRPr="004E673C">
        <w:rPr>
          <w:rFonts w:hint="eastAsia"/>
        </w:rPr>
        <w:t>。</w:t>
      </w:r>
    </w:p>
    <w:p w14:paraId="436EEAC8" w14:textId="0672922C" w:rsidR="004E673C" w:rsidRDefault="004E673C" w:rsidP="00223AE8">
      <w:pPr>
        <w:ind w:firstLine="420"/>
      </w:pPr>
      <w:r w:rsidRPr="004E673C">
        <w:rPr>
          <w:rFonts w:hint="eastAsia"/>
        </w:rPr>
        <w:t>该技术路线的优点在于，能够利用IPS系统的计算结果，</w:t>
      </w:r>
      <w:r w:rsidR="00A93246">
        <w:rPr>
          <w:rFonts w:hint="eastAsia"/>
        </w:rPr>
        <w:t>反馈</w:t>
      </w:r>
      <w:r>
        <w:rPr>
          <w:rFonts w:hint="eastAsia"/>
        </w:rPr>
        <w:t>OPS的合同计划制订过程，从而能够跟</w:t>
      </w:r>
      <w:r w:rsidR="00A93246">
        <w:rPr>
          <w:rFonts w:hint="eastAsia"/>
        </w:rPr>
        <w:t>动态地满足实际生产</w:t>
      </w:r>
      <w:r>
        <w:rPr>
          <w:rFonts w:hint="eastAsia"/>
        </w:rPr>
        <w:t>需求。</w:t>
      </w:r>
      <w:r w:rsidR="00A93246">
        <w:rPr>
          <w:rFonts w:hint="eastAsia"/>
        </w:rPr>
        <w:t>一方面</w:t>
      </w:r>
      <w:r w:rsidR="00A93246">
        <w:rPr>
          <w:rFonts w:hint="eastAsia"/>
          <w:noProof/>
        </w:rPr>
        <w:t>减轻对于</w:t>
      </w:r>
      <w:r>
        <w:rPr>
          <w:rFonts w:hint="eastAsia"/>
        </w:rPr>
        <w:t>大量的人工估计与协调</w:t>
      </w:r>
      <w:r w:rsidR="00A93246">
        <w:rPr>
          <w:rFonts w:hint="eastAsia"/>
        </w:rPr>
        <w:t>的程度</w:t>
      </w:r>
      <w:r>
        <w:rPr>
          <w:rFonts w:hint="eastAsia"/>
        </w:rPr>
        <w:t>，</w:t>
      </w:r>
      <w:r w:rsidR="00A93246">
        <w:rPr>
          <w:rFonts w:hint="eastAsia"/>
        </w:rPr>
        <w:t>另一方面通过增设新的计划调整与评估模块与现有的IPS兼容，而不需要重新开发IPS系统。</w:t>
      </w:r>
    </w:p>
    <w:p w14:paraId="48644C9C" w14:textId="17B53E24" w:rsidR="004E673C" w:rsidRPr="00277800" w:rsidRDefault="004E673C" w:rsidP="00A31BD5">
      <w:pPr>
        <w:pStyle w:val="2"/>
        <w:ind w:firstLineChars="0" w:firstLine="0"/>
      </w:pPr>
      <w:bookmarkStart w:id="11" w:name="_Toc167781086"/>
      <w:r w:rsidRPr="00277800">
        <w:rPr>
          <w:rFonts w:hint="eastAsia"/>
        </w:rPr>
        <w:t xml:space="preserve">3.2 </w:t>
      </w:r>
      <w:r w:rsidRPr="00277800">
        <w:rPr>
          <w:rFonts w:hint="eastAsia"/>
        </w:rPr>
        <w:t>技术路线详解</w:t>
      </w:r>
      <w:bookmarkEnd w:id="11"/>
    </w:p>
    <w:p w14:paraId="50B9E3D7" w14:textId="5D3F22F7" w:rsidR="004E673C" w:rsidRPr="004E673C" w:rsidRDefault="00277800" w:rsidP="004E673C">
      <w:pPr>
        <w:ind w:firstLine="420"/>
        <w:rPr>
          <w:rFonts w:ascii="微软雅黑" w:eastAsia="微软雅黑" w:hAnsi="微软雅黑"/>
          <w:szCs w:val="21"/>
        </w:rPr>
      </w:pPr>
      <w:r>
        <w:object w:dxaOrig="18325" w:dyaOrig="7705" w14:anchorId="363387A1">
          <v:shape id="_x0000_i1026" type="#_x0000_t75" style="width:415.2pt;height:174.6pt" o:ole="">
            <v:imagedata r:id="rId13" o:title=""/>
          </v:shape>
          <o:OLEObject Type="Embed" ProgID="Visio.Drawing.15" ShapeID="_x0000_i1026" DrawAspect="Content" ObjectID="_1778393829" r:id="rId14"/>
        </w:object>
      </w:r>
    </w:p>
    <w:p w14:paraId="7FDC408D" w14:textId="0427A6B7" w:rsidR="00277800" w:rsidRDefault="00277800" w:rsidP="00277800">
      <w:pPr>
        <w:ind w:firstLine="320"/>
        <w:jc w:val="center"/>
        <w:rPr>
          <w:rFonts w:ascii="微软雅黑" w:eastAsia="微软雅黑" w:hAnsi="微软雅黑"/>
          <w:sz w:val="16"/>
          <w:szCs w:val="16"/>
        </w:rPr>
      </w:pPr>
      <w:r w:rsidRPr="00CF5EF4">
        <w:rPr>
          <w:rFonts w:ascii="微软雅黑" w:eastAsia="微软雅黑" w:hAnsi="微软雅黑" w:hint="eastAsia"/>
          <w:sz w:val="16"/>
          <w:szCs w:val="16"/>
        </w:rPr>
        <w:t>图</w:t>
      </w:r>
      <w:r>
        <w:rPr>
          <w:rFonts w:ascii="微软雅黑" w:eastAsia="微软雅黑" w:hAnsi="微软雅黑" w:hint="eastAsia"/>
          <w:sz w:val="16"/>
          <w:szCs w:val="16"/>
        </w:rPr>
        <w:t>3</w:t>
      </w:r>
      <w:r w:rsidRPr="00CF5EF4">
        <w:rPr>
          <w:rFonts w:ascii="微软雅黑" w:eastAsia="微软雅黑" w:hAnsi="微软雅黑" w:hint="eastAsia"/>
          <w:sz w:val="16"/>
          <w:szCs w:val="16"/>
        </w:rPr>
        <w:t xml:space="preserve">-1 </w:t>
      </w:r>
      <w:r>
        <w:rPr>
          <w:rFonts w:ascii="微软雅黑" w:eastAsia="微软雅黑" w:hAnsi="微软雅黑" w:hint="eastAsia"/>
          <w:sz w:val="16"/>
          <w:szCs w:val="16"/>
        </w:rPr>
        <w:t>OPS-IPS多层级合同排产技术路线图</w:t>
      </w:r>
    </w:p>
    <w:p w14:paraId="4D4541C0" w14:textId="21ED67E2" w:rsidR="00277800" w:rsidRDefault="00277800" w:rsidP="00A93246">
      <w:pPr>
        <w:ind w:firstLine="420"/>
      </w:pPr>
      <w:r w:rsidRPr="00FF64F3">
        <w:rPr>
          <w:rFonts w:hint="eastAsia"/>
        </w:rPr>
        <w:t>如图，</w:t>
      </w:r>
      <w:r w:rsidR="00FF64F3" w:rsidRPr="00FF64F3">
        <w:rPr>
          <w:rFonts w:hint="eastAsia"/>
        </w:rPr>
        <w:t>在本项目的技术路线中，我们主要分“合同资源优化”与“小辊期时序优化”两类子系统。其中，“合同资源优化”子系统专注于对合同的集批，以及通过小辊期时序优化的结果，平衡各机器的产能需求与集批生产需求。“小辊期时序优化”子系统则是在现有IPS系统架构上，增添了反馈计划可行度，区分计划中难以排产的部分，与推荐可生产的合同三类新功能。</w:t>
      </w:r>
    </w:p>
    <w:p w14:paraId="5BD0C41F" w14:textId="42B317C4" w:rsidR="00980A17" w:rsidRPr="00980A17" w:rsidRDefault="00980A17" w:rsidP="00A31BD5">
      <w:pPr>
        <w:pStyle w:val="3"/>
      </w:pPr>
      <w:bookmarkStart w:id="12" w:name="_Toc167781087"/>
      <w:r w:rsidRPr="00980A17">
        <w:rPr>
          <w:rFonts w:hint="eastAsia"/>
        </w:rPr>
        <w:t>3.</w:t>
      </w:r>
      <w:r>
        <w:rPr>
          <w:rFonts w:hint="eastAsia"/>
        </w:rPr>
        <w:t>2</w:t>
      </w:r>
      <w:r w:rsidRPr="00980A17">
        <w:rPr>
          <w:rFonts w:hint="eastAsia"/>
        </w:rPr>
        <w:t>.1 “合同资源优化”子系统</w:t>
      </w:r>
      <w:bookmarkEnd w:id="12"/>
    </w:p>
    <w:p w14:paraId="5E8B9F35" w14:textId="08F1E140" w:rsidR="002C30C4" w:rsidRDefault="00FF64F3" w:rsidP="00A93246">
      <w:pPr>
        <w:ind w:firstLine="420"/>
      </w:pPr>
      <w:r w:rsidRPr="00FF64F3">
        <w:rPr>
          <w:rFonts w:hint="eastAsia"/>
        </w:rPr>
        <w:t>“合同资源优化”</w:t>
      </w:r>
      <w:r>
        <w:rPr>
          <w:rFonts w:hint="eastAsia"/>
        </w:rPr>
        <w:t>子系统又主要分为月度计划制订模块，日度计划制订模块两部分。其中，月度计划制订模块接收来自现场的信息（主要是库存信息和机组检修的信息），并提供机器的产能分配方案，以及大辊期的集批方案。该部分的作用与目前现场的OPS计划基本一致，旨在为生产备料提供预计时间，在系统内确认后就不再进行变动。</w:t>
      </w:r>
    </w:p>
    <w:p w14:paraId="39B73712" w14:textId="2AA8E39C" w:rsidR="00FF64F3" w:rsidRDefault="00FF64F3" w:rsidP="00A93246">
      <w:pPr>
        <w:ind w:firstLine="420"/>
      </w:pPr>
      <w:r>
        <w:rPr>
          <w:rFonts w:hint="eastAsia"/>
        </w:rPr>
        <w:t>日度</w:t>
      </w:r>
      <w:r w:rsidR="00980A17">
        <w:rPr>
          <w:rFonts w:hint="eastAsia"/>
        </w:rPr>
        <w:t>计划制订</w:t>
      </w:r>
      <w:r>
        <w:rPr>
          <w:rFonts w:hint="eastAsia"/>
        </w:rPr>
        <w:t>模块较为复杂，该模块先根据月度计划，以周/日为基本单位指定小辊期计划，并发送至下属机器的IPS系统尝试进行时序排程与优化。</w:t>
      </w:r>
      <w:r w:rsidR="00980A17">
        <w:rPr>
          <w:rFonts w:hint="eastAsia"/>
        </w:rPr>
        <w:t>根据IPS系统反馈的结果，日度计划制订模块将根据总体的生产状况，重新综合调整各个机组使其达到产能相对均衡。此外，该模块还将重新筛选各机器较容易生产的合同池，并根据合同范围，主副制程，仓储</w:t>
      </w:r>
      <w:r w:rsidR="00980A17">
        <w:rPr>
          <w:rFonts w:hint="eastAsia"/>
        </w:rPr>
        <w:lastRenderedPageBreak/>
        <w:t>库存状况等信息，综合对发往各台机器的小辊期计划进行调整。如果在多次调整过后，计划的质量仍然较差的情况下，视为合同的指派失败，此时将会唤起人工模式，并重新筛选计划池，抛弃一些较难生产的计划，或添加无委材以使得生产顺利进行。</w:t>
      </w:r>
    </w:p>
    <w:p w14:paraId="6576270F" w14:textId="10811F14" w:rsidR="00980A17" w:rsidRPr="00980A17" w:rsidRDefault="00980A17" w:rsidP="00A31BD5">
      <w:pPr>
        <w:pStyle w:val="3"/>
      </w:pPr>
      <w:bookmarkStart w:id="13" w:name="_Toc167781088"/>
      <w:r w:rsidRPr="00980A17">
        <w:rPr>
          <w:rFonts w:hint="eastAsia"/>
        </w:rPr>
        <w:t>3.</w:t>
      </w:r>
      <w:r>
        <w:rPr>
          <w:rFonts w:hint="eastAsia"/>
        </w:rPr>
        <w:t>2</w:t>
      </w:r>
      <w:r w:rsidRPr="00980A17">
        <w:rPr>
          <w:rFonts w:hint="eastAsia"/>
        </w:rPr>
        <w:t>.</w:t>
      </w:r>
      <w:r>
        <w:rPr>
          <w:rFonts w:hint="eastAsia"/>
        </w:rPr>
        <w:t>2</w:t>
      </w:r>
      <w:r w:rsidRPr="00980A17">
        <w:rPr>
          <w:rFonts w:hint="eastAsia"/>
        </w:rPr>
        <w:t xml:space="preserve"> “小辊期时序优化”子系统</w:t>
      </w:r>
      <w:bookmarkEnd w:id="13"/>
    </w:p>
    <w:p w14:paraId="32363AAF" w14:textId="7E28B1AF" w:rsidR="00980A17" w:rsidRDefault="00980A17" w:rsidP="00A93246">
      <w:pPr>
        <w:ind w:firstLine="420"/>
      </w:pPr>
      <w:r>
        <w:rPr>
          <w:rFonts w:hint="eastAsia"/>
        </w:rPr>
        <w:t>小辊期时序优化子系统，指的是为各台机器提供具体的生产时序的排程模块，以及为“合同资源优化”子系统提供反馈辅助的模块的结合。排程模块可以被视为就是目前现场正在使用的IPS模块，根据</w:t>
      </w:r>
      <w:r w:rsidRPr="00FF64F3">
        <w:rPr>
          <w:rFonts w:hint="eastAsia"/>
        </w:rPr>
        <w:t>“合同资源优化”</w:t>
      </w:r>
      <w:r>
        <w:rPr>
          <w:rFonts w:hint="eastAsia"/>
        </w:rPr>
        <w:t>子系统发送的小辊期集批情况对各小辊期内生产的合同的时序进行优化。</w:t>
      </w:r>
    </w:p>
    <w:p w14:paraId="0AB7A915" w14:textId="435CB39D" w:rsidR="00980A17" w:rsidRDefault="00980A17" w:rsidP="00A93246">
      <w:pPr>
        <w:ind w:firstLine="420"/>
      </w:pPr>
      <w:r>
        <w:rPr>
          <w:rFonts w:hint="eastAsia"/>
        </w:rPr>
        <w:t>提供反馈辅助的模块，在原本排程模块的基础上，还应具备以下三类功能：</w:t>
      </w:r>
    </w:p>
    <w:p w14:paraId="3FD99F6F" w14:textId="50D0956C" w:rsidR="00980A17" w:rsidRDefault="00980A17" w:rsidP="00A93246">
      <w:pPr>
        <w:ind w:firstLine="420"/>
      </w:pPr>
      <w:r>
        <w:rPr>
          <w:rFonts w:hint="eastAsia"/>
        </w:rPr>
        <w:t>计划可行度判断：不仅需要该子系统判断</w:t>
      </w:r>
      <w:r w:rsidR="00A80439">
        <w:rPr>
          <w:rFonts w:hint="eastAsia"/>
        </w:rPr>
        <w:t>目前分配的合同在该台机器上是否可以进行生产，还需要根据生产排程时产生的罚值，判断该计划的可行度。</w:t>
      </w:r>
      <w:r w:rsidR="00A80439" w:rsidRPr="00FF64F3">
        <w:rPr>
          <w:rFonts w:hint="eastAsia"/>
        </w:rPr>
        <w:t>“合同资源优化”</w:t>
      </w:r>
      <w:r w:rsidR="00A80439">
        <w:rPr>
          <w:rFonts w:hint="eastAsia"/>
        </w:rPr>
        <w:t>子系统将根据这个可行度与机器本身的优先级，判断是否应调整该机器的生产合同，以及合同的调整范围。</w:t>
      </w:r>
    </w:p>
    <w:p w14:paraId="647DC11E" w14:textId="3A344A69" w:rsidR="00A80439" w:rsidRDefault="00A80439" w:rsidP="00A93246">
      <w:pPr>
        <w:ind w:firstLine="420"/>
      </w:pPr>
      <w:r>
        <w:rPr>
          <w:rFonts w:hint="eastAsia"/>
        </w:rPr>
        <w:t>可行合同推荐：这需要每台机器的时序优化子系统对目前该机器上的生产状况进行判断，并推荐符合哪些条件的合同可以加入该机器的生产流程中，使得该机器的排程方案依然较好。在将该信息上交给</w:t>
      </w:r>
      <w:r w:rsidRPr="00FF64F3">
        <w:rPr>
          <w:rFonts w:hint="eastAsia"/>
        </w:rPr>
        <w:t>“合同资源优化”</w:t>
      </w:r>
      <w:r>
        <w:rPr>
          <w:rFonts w:hint="eastAsia"/>
        </w:rPr>
        <w:t>子系统后，由</w:t>
      </w:r>
      <w:r w:rsidRPr="00FF64F3">
        <w:rPr>
          <w:rFonts w:hint="eastAsia"/>
        </w:rPr>
        <w:t>“合同资源优化”</w:t>
      </w:r>
      <w:r>
        <w:rPr>
          <w:rFonts w:hint="eastAsia"/>
        </w:rPr>
        <w:t>子系统根据各台机器的优先级，以及机器上计划的可行度，逐一对机器的合同进行重新调配。</w:t>
      </w:r>
    </w:p>
    <w:p w14:paraId="3D809B29" w14:textId="77777777" w:rsidR="00A80439" w:rsidRDefault="00A80439" w:rsidP="00A93246">
      <w:pPr>
        <w:ind w:firstLine="420"/>
      </w:pPr>
      <w:r>
        <w:rPr>
          <w:rFonts w:hint="eastAsia"/>
        </w:rPr>
        <w:t>不可行合同感知：这需要每台机器的时序优化子系统对目前该机器上的生产状况进行判断，从而判断哪些合同在该机器上生产是不符合生产规则的，或者让计划难以制定的。在用剩下的合同排出较好的排程方案后，弹出难以生产的合同，并将信息上交给</w:t>
      </w:r>
      <w:r w:rsidRPr="00FF64F3">
        <w:rPr>
          <w:rFonts w:hint="eastAsia"/>
        </w:rPr>
        <w:t>“合同资源优化”</w:t>
      </w:r>
      <w:r>
        <w:rPr>
          <w:rFonts w:hint="eastAsia"/>
        </w:rPr>
        <w:t>子系统。，由</w:t>
      </w:r>
      <w:r w:rsidRPr="00FF64F3">
        <w:rPr>
          <w:rFonts w:hint="eastAsia"/>
        </w:rPr>
        <w:t>“合同资源优化”</w:t>
      </w:r>
      <w:r>
        <w:rPr>
          <w:rFonts w:hint="eastAsia"/>
        </w:rPr>
        <w:t>子系统根据各台机器的优先级，以及机器上计划的可行度，逐一对机器的合同进行重新调配。</w:t>
      </w:r>
    </w:p>
    <w:p w14:paraId="4F2268EF" w14:textId="18E6D237" w:rsidR="00A80439" w:rsidRDefault="00A80439" w:rsidP="00A31BD5">
      <w:pPr>
        <w:pStyle w:val="1"/>
        <w:ind w:firstLineChars="0" w:firstLine="0"/>
        <w:rPr>
          <w:b/>
        </w:rPr>
      </w:pPr>
      <w:bookmarkStart w:id="14" w:name="_Toc167781089"/>
      <w:r>
        <w:rPr>
          <w:rFonts w:hint="eastAsia"/>
          <w:b/>
        </w:rPr>
        <w:t>4</w:t>
      </w:r>
      <w:r w:rsidR="00F73AA9">
        <w:rPr>
          <w:rFonts w:hint="eastAsia"/>
          <w:b/>
        </w:rPr>
        <w:t>.</w:t>
      </w:r>
      <w:r>
        <w:rPr>
          <w:rFonts w:hint="eastAsia"/>
          <w:b/>
        </w:rPr>
        <w:t>项目前期准备</w:t>
      </w:r>
      <w:bookmarkEnd w:id="14"/>
    </w:p>
    <w:p w14:paraId="27A6EB68" w14:textId="6F0DE86C" w:rsidR="00A80439" w:rsidRDefault="00A80439" w:rsidP="00A31BD5">
      <w:pPr>
        <w:pStyle w:val="2"/>
        <w:ind w:firstLineChars="0" w:firstLine="0"/>
      </w:pPr>
      <w:bookmarkStart w:id="15" w:name="_Toc167781090"/>
      <w:r>
        <w:rPr>
          <w:rFonts w:hint="eastAsia"/>
        </w:rPr>
        <w:t>4.1</w:t>
      </w:r>
      <w:r w:rsidRPr="00980A17">
        <w:rPr>
          <w:rFonts w:hint="eastAsia"/>
        </w:rPr>
        <w:t xml:space="preserve"> </w:t>
      </w:r>
      <w:r>
        <w:rPr>
          <w:rFonts w:hint="eastAsia"/>
        </w:rPr>
        <w:t>厂区生产路径分析与</w:t>
      </w:r>
      <w:r>
        <w:rPr>
          <w:rFonts w:hint="eastAsia"/>
        </w:rPr>
        <w:t>OPS</w:t>
      </w:r>
      <w:r>
        <w:rPr>
          <w:rFonts w:hint="eastAsia"/>
        </w:rPr>
        <w:t>范围指定</w:t>
      </w:r>
      <w:bookmarkEnd w:id="15"/>
    </w:p>
    <w:p w14:paraId="5715DEBF" w14:textId="1813A666" w:rsidR="00A80439" w:rsidRDefault="00A93246" w:rsidP="00A93246">
      <w:pPr>
        <w:ind w:firstLine="420"/>
      </w:pPr>
      <w:r>
        <w:rPr>
          <w:rFonts w:hint="eastAsia"/>
        </w:rPr>
        <w:t>在</w:t>
      </w:r>
      <w:r w:rsidR="00A80439" w:rsidRPr="00A80439">
        <w:rPr>
          <w:rFonts w:hint="eastAsia"/>
        </w:rPr>
        <w:t>京唐钢铁生产中，</w:t>
      </w:r>
      <w:r>
        <w:rPr>
          <w:rFonts w:hint="eastAsia"/>
        </w:rPr>
        <w:t>酸轧产线的历史产出</w:t>
      </w:r>
      <w:r w:rsidR="00A80439">
        <w:rPr>
          <w:rFonts w:hint="eastAsia"/>
        </w:rPr>
        <w:t>信息。这包括每个合同经过的机器，以及每个合同对应的生产状况（如钢种牌号，宽度，厚度，重量等等）。</w:t>
      </w:r>
      <w:r w:rsidR="003C1CD6">
        <w:rPr>
          <w:rFonts w:hint="eastAsia"/>
        </w:rPr>
        <w:t>详细分析了各台机器的生产与物流关系。</w:t>
      </w:r>
    </w:p>
    <w:p w14:paraId="58A3F359" w14:textId="07C76268" w:rsidR="003C1CD6" w:rsidRDefault="003C1CD6" w:rsidP="00A93246">
      <w:pPr>
        <w:ind w:firstLine="420"/>
      </w:pPr>
      <w:r>
        <w:rPr>
          <w:rFonts w:hint="eastAsia"/>
        </w:rPr>
        <w:t>如图4.1所示，冷轧厂区的三个主要生产步骤为轧钢（包括冷轧，酸轧与酸洗）-镀锌-连退，后续处理较少，大多</w:t>
      </w:r>
      <w:r w:rsidR="00A93246">
        <w:rPr>
          <w:rFonts w:hint="eastAsia"/>
        </w:rPr>
        <w:t>数</w:t>
      </w:r>
      <w:r>
        <w:rPr>
          <w:rFonts w:hint="eastAsia"/>
        </w:rPr>
        <w:t>是直接投入外卖。此外，厂区物流并非明确地区分产线，而是产生了大量交叉。因此，通过OPS统筹规划各台机器上的合同分配，是极有必要的。</w:t>
      </w:r>
    </w:p>
    <w:p w14:paraId="4844B43B" w14:textId="12E6148E" w:rsidR="003C1CD6" w:rsidRPr="00A80439" w:rsidRDefault="003C1CD6" w:rsidP="003C1CD6">
      <w:pPr>
        <w:ind w:firstLine="420"/>
        <w:rPr>
          <w:rFonts w:ascii="微软雅黑" w:eastAsia="微软雅黑" w:hAnsi="微软雅黑"/>
          <w:szCs w:val="21"/>
        </w:rPr>
      </w:pPr>
      <w:r>
        <w:rPr>
          <w:noProof/>
        </w:rPr>
        <w:lastRenderedPageBreak/>
        <w:drawing>
          <wp:inline distT="0" distB="0" distL="0" distR="0" wp14:anchorId="1FAF54B8" wp14:editId="6F8C59B9">
            <wp:extent cx="5274310" cy="2453005"/>
            <wp:effectExtent l="0" t="0" r="2540" b="4445"/>
            <wp:docPr id="443178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78805" name=""/>
                    <pic:cNvPicPr/>
                  </pic:nvPicPr>
                  <pic:blipFill>
                    <a:blip r:embed="rId15"/>
                    <a:stretch>
                      <a:fillRect/>
                    </a:stretch>
                  </pic:blipFill>
                  <pic:spPr>
                    <a:xfrm>
                      <a:off x="0" y="0"/>
                      <a:ext cx="5274310" cy="2453005"/>
                    </a:xfrm>
                    <a:prstGeom prst="rect">
                      <a:avLst/>
                    </a:prstGeom>
                  </pic:spPr>
                </pic:pic>
              </a:graphicData>
            </a:graphic>
          </wp:inline>
        </w:drawing>
      </w:r>
    </w:p>
    <w:p w14:paraId="34718698" w14:textId="5F246E08" w:rsidR="00A80439" w:rsidRDefault="003C1CD6" w:rsidP="003C1CD6">
      <w:pPr>
        <w:ind w:firstLine="320"/>
        <w:jc w:val="center"/>
        <w:rPr>
          <w:rFonts w:ascii="微软雅黑" w:eastAsia="微软雅黑" w:hAnsi="微软雅黑"/>
          <w:sz w:val="16"/>
          <w:szCs w:val="16"/>
        </w:rPr>
      </w:pPr>
      <w:r w:rsidRPr="003C1CD6">
        <w:rPr>
          <w:rFonts w:ascii="微软雅黑" w:eastAsia="微软雅黑" w:hAnsi="微软雅黑" w:hint="eastAsia"/>
          <w:sz w:val="16"/>
          <w:szCs w:val="16"/>
        </w:rPr>
        <w:t>图4</w:t>
      </w:r>
      <w:r>
        <w:rPr>
          <w:rFonts w:ascii="微软雅黑" w:eastAsia="微软雅黑" w:hAnsi="微软雅黑" w:hint="eastAsia"/>
          <w:sz w:val="16"/>
          <w:szCs w:val="16"/>
        </w:rPr>
        <w:t>-</w:t>
      </w:r>
      <w:r w:rsidRPr="003C1CD6">
        <w:rPr>
          <w:rFonts w:ascii="微软雅黑" w:eastAsia="微软雅黑" w:hAnsi="微软雅黑" w:hint="eastAsia"/>
          <w:sz w:val="16"/>
          <w:szCs w:val="16"/>
        </w:rPr>
        <w:t>1 厂区物流流向统计图</w:t>
      </w:r>
    </w:p>
    <w:p w14:paraId="3BE222B5" w14:textId="22D7FA7A" w:rsidR="003C1CD6" w:rsidRDefault="003C1CD6" w:rsidP="003C1CD6">
      <w:pPr>
        <w:ind w:firstLine="320"/>
        <w:jc w:val="center"/>
        <w:rPr>
          <w:rFonts w:ascii="微软雅黑" w:eastAsia="微软雅黑" w:hAnsi="微软雅黑"/>
          <w:sz w:val="16"/>
          <w:szCs w:val="16"/>
        </w:rPr>
      </w:pPr>
      <w:r w:rsidRPr="003C1CD6">
        <w:rPr>
          <w:rFonts w:ascii="微软雅黑" w:eastAsia="微软雅黑" w:hAnsi="微软雅黑"/>
          <w:noProof/>
          <w:sz w:val="16"/>
          <w:szCs w:val="16"/>
        </w:rPr>
        <w:drawing>
          <wp:inline distT="0" distB="0" distL="0" distR="0" wp14:anchorId="07E5FCA7" wp14:editId="578B3E9B">
            <wp:extent cx="5274310" cy="2820670"/>
            <wp:effectExtent l="0" t="0" r="2540" b="0"/>
            <wp:docPr id="319143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820670"/>
                    </a:xfrm>
                    <a:prstGeom prst="rect">
                      <a:avLst/>
                    </a:prstGeom>
                    <a:noFill/>
                    <a:ln>
                      <a:noFill/>
                    </a:ln>
                  </pic:spPr>
                </pic:pic>
              </a:graphicData>
            </a:graphic>
          </wp:inline>
        </w:drawing>
      </w:r>
    </w:p>
    <w:p w14:paraId="2C2E1810" w14:textId="10846F02" w:rsidR="003C1CD6" w:rsidRDefault="003C1CD6" w:rsidP="003C1CD6">
      <w:pPr>
        <w:ind w:firstLine="320"/>
        <w:jc w:val="center"/>
        <w:rPr>
          <w:rFonts w:ascii="微软雅黑" w:eastAsia="微软雅黑" w:hAnsi="微软雅黑"/>
          <w:sz w:val="16"/>
          <w:szCs w:val="16"/>
        </w:rPr>
      </w:pPr>
      <w:r>
        <w:rPr>
          <w:rFonts w:ascii="微软雅黑" w:eastAsia="微软雅黑" w:hAnsi="微软雅黑" w:hint="eastAsia"/>
          <w:sz w:val="16"/>
          <w:szCs w:val="16"/>
        </w:rPr>
        <w:t xml:space="preserve">图4-2 </w:t>
      </w:r>
      <w:r w:rsidRPr="003C1CD6">
        <w:rPr>
          <w:rFonts w:ascii="微软雅黑" w:eastAsia="微软雅黑" w:hAnsi="微软雅黑" w:hint="eastAsia"/>
          <w:sz w:val="16"/>
          <w:szCs w:val="16"/>
        </w:rPr>
        <w:t>厂区物流流向</w:t>
      </w:r>
      <w:r>
        <w:rPr>
          <w:rFonts w:ascii="微软雅黑" w:eastAsia="微软雅黑" w:hAnsi="微软雅黑" w:hint="eastAsia"/>
          <w:sz w:val="16"/>
          <w:szCs w:val="16"/>
        </w:rPr>
        <w:t>关系图</w:t>
      </w:r>
    </w:p>
    <w:p w14:paraId="6D932E5A" w14:textId="2CF1BAF2" w:rsidR="003C1CD6" w:rsidRDefault="007475B6" w:rsidP="00A93246">
      <w:pPr>
        <w:ind w:firstLine="420"/>
      </w:pPr>
      <w:r>
        <w:rPr>
          <w:rFonts w:hint="eastAsia"/>
        </w:rPr>
        <w:t>图4</w:t>
      </w:r>
      <w:r>
        <w:t>-2</w:t>
      </w:r>
      <w:r>
        <w:rPr>
          <w:rFonts w:hint="eastAsia"/>
        </w:rPr>
        <w:t>是</w:t>
      </w:r>
      <w:r w:rsidR="003C1CD6" w:rsidRPr="003C1CD6">
        <w:rPr>
          <w:rFonts w:hint="eastAsia"/>
        </w:rPr>
        <w:t>基于产线设计的物流关系图</w:t>
      </w:r>
      <w:r w:rsidR="00A93246">
        <w:rPr>
          <w:rFonts w:hint="eastAsia"/>
        </w:rPr>
        <w:t>，可以分析出</w:t>
      </w:r>
      <w:r>
        <w:rPr>
          <w:rFonts w:hint="eastAsia"/>
        </w:rPr>
        <w:t>仍有相当多的合同走了</w:t>
      </w:r>
      <w:r w:rsidR="003C1CD6">
        <w:rPr>
          <w:rFonts w:hint="eastAsia"/>
        </w:rPr>
        <w:t>不属于该物流关系图的</w:t>
      </w:r>
      <w:r>
        <w:rPr>
          <w:rFonts w:hint="eastAsia"/>
        </w:rPr>
        <w:t>生产路线</w:t>
      </w:r>
      <w:r w:rsidR="003C1CD6">
        <w:rPr>
          <w:rFonts w:hint="eastAsia"/>
        </w:rPr>
        <w:t>。推测是在IPS计划制订的时候，因为临时的情况而修改了主制程导致的。</w:t>
      </w:r>
    </w:p>
    <w:p w14:paraId="7A5652F0" w14:textId="2DB15C6E" w:rsidR="007475B6" w:rsidRDefault="007475B6" w:rsidP="007475B6">
      <w:pPr>
        <w:pStyle w:val="2"/>
        <w:ind w:firstLine="602"/>
        <w:jc w:val="left"/>
      </w:pPr>
      <w:bookmarkStart w:id="16" w:name="_Toc167781091"/>
      <w:r>
        <w:rPr>
          <w:rFonts w:hint="eastAsia"/>
        </w:rPr>
        <w:t>4</w:t>
      </w:r>
      <w:r>
        <w:t xml:space="preserve">.2 </w:t>
      </w:r>
      <w:r>
        <w:rPr>
          <w:rFonts w:hint="eastAsia"/>
        </w:rPr>
        <w:t>项目</w:t>
      </w:r>
      <w:r w:rsidR="00BB7E45">
        <w:rPr>
          <w:rFonts w:hint="eastAsia"/>
        </w:rPr>
        <w:t>服务</w:t>
      </w:r>
      <w:r>
        <w:rPr>
          <w:rFonts w:hint="eastAsia"/>
        </w:rPr>
        <w:t>范围</w:t>
      </w:r>
      <w:bookmarkEnd w:id="16"/>
    </w:p>
    <w:p w14:paraId="0F35806B" w14:textId="06C759AE" w:rsidR="00BB7E45" w:rsidRDefault="00BB7E45" w:rsidP="00BB7E45">
      <w:pPr>
        <w:ind w:firstLine="420"/>
      </w:pPr>
      <w:r>
        <w:rPr>
          <w:rFonts w:hint="eastAsia"/>
        </w:rPr>
        <w:t>本期项目涵盖的合同计划覆盖产线为</w:t>
      </w:r>
      <w:del w:id="17" w:author="Ang" w:date="2024-05-28T08:18:00Z">
        <w:r w:rsidRPr="00191AB2" w:rsidDel="00191AB2">
          <w:rPr>
            <w:rFonts w:hint="eastAsia"/>
            <w:color w:val="FF0000"/>
          </w:rPr>
          <w:delText>冷轧</w:delText>
        </w:r>
        <w:r w:rsidRPr="00191AB2" w:rsidDel="00191AB2">
          <w:rPr>
            <w:color w:val="FF0000"/>
          </w:rPr>
          <w:delText>2#酸轧和3#镀锌和的3#连退</w:delText>
        </w:r>
      </w:del>
      <w:ins w:id="18" w:author="Ang" w:date="2024-05-28T08:18:00Z">
        <w:r w:rsidR="00191AB2">
          <w:rPr>
            <w:rFonts w:hint="eastAsia"/>
            <w:color w:val="FF0000"/>
          </w:rPr>
          <w:t>3</w:t>
        </w:r>
        <w:r w:rsidR="00191AB2">
          <w:rPr>
            <w:color w:val="FF0000"/>
          </w:rPr>
          <w:t>#</w:t>
        </w:r>
        <w:r w:rsidR="00191AB2">
          <w:rPr>
            <w:rFonts w:hint="eastAsia"/>
            <w:color w:val="FF0000"/>
          </w:rPr>
          <w:t>酸轧和3</w:t>
        </w:r>
        <w:r w:rsidR="00191AB2">
          <w:rPr>
            <w:color w:val="FF0000"/>
          </w:rPr>
          <w:t>#</w:t>
        </w:r>
        <w:r w:rsidR="00191AB2">
          <w:rPr>
            <w:rFonts w:hint="eastAsia"/>
            <w:color w:val="FF0000"/>
          </w:rPr>
          <w:t>连退</w:t>
        </w:r>
      </w:ins>
      <w:r>
        <w:t>。项目需从全量角度统筹，调研阶段将全公司产线布局及物流交叉等信息纳入调研范围，并在系统设计时预留未来系统的扩展需求做好接口设计。</w:t>
      </w:r>
    </w:p>
    <w:p w14:paraId="68BC176B" w14:textId="6A1B5335" w:rsidR="00BB7E45" w:rsidRPr="00F73AA9" w:rsidRDefault="00F73AA9" w:rsidP="00F73AA9">
      <w:pPr>
        <w:pStyle w:val="1"/>
        <w:ind w:firstLine="643"/>
        <w:jc w:val="left"/>
        <w:rPr>
          <w:b/>
        </w:rPr>
      </w:pPr>
      <w:bookmarkStart w:id="19" w:name="_Toc167781092"/>
      <w:r w:rsidRPr="00F73AA9">
        <w:rPr>
          <w:b/>
        </w:rPr>
        <w:lastRenderedPageBreak/>
        <w:t>5.</w:t>
      </w:r>
      <w:r w:rsidR="00BB7E45" w:rsidRPr="00F73AA9">
        <w:rPr>
          <w:b/>
        </w:rPr>
        <w:t xml:space="preserve"> </w:t>
      </w:r>
      <w:r w:rsidR="00BB7E45" w:rsidRPr="00F73AA9">
        <w:rPr>
          <w:rFonts w:hint="eastAsia"/>
          <w:b/>
        </w:rPr>
        <w:t>项目主要内容</w:t>
      </w:r>
      <w:bookmarkEnd w:id="19"/>
    </w:p>
    <w:p w14:paraId="7163BFD0" w14:textId="53224AC7" w:rsidR="003C1CD6" w:rsidRDefault="00BB7E45" w:rsidP="00BB7E45">
      <w:pPr>
        <w:ind w:firstLine="420"/>
      </w:pPr>
      <w:r>
        <w:rPr>
          <w:rFonts w:hint="eastAsia"/>
        </w:rPr>
        <w:t>本项目中涉及建模与优化的功能模块群主要包括：合同计划优化、合同计划与作业计划的验证与协同优化、合同订单动态调整功能等。</w:t>
      </w:r>
    </w:p>
    <w:p w14:paraId="3150B47E" w14:textId="2D2354F7" w:rsidR="00BB7E45" w:rsidRDefault="00F73AA9" w:rsidP="00F73AA9">
      <w:pPr>
        <w:pStyle w:val="2"/>
        <w:ind w:firstLine="602"/>
      </w:pPr>
      <w:bookmarkStart w:id="20" w:name="_Toc167781093"/>
      <w:r>
        <w:t>5.1</w:t>
      </w:r>
      <w:r w:rsidR="00BB7E45">
        <w:t xml:space="preserve"> </w:t>
      </w:r>
      <w:r w:rsidR="00BB7E45">
        <w:t>合同计划开发与优化</w:t>
      </w:r>
      <w:bookmarkEnd w:id="20"/>
    </w:p>
    <w:p w14:paraId="56900E78" w14:textId="6A65FCDC" w:rsidR="00BB7E45" w:rsidRDefault="00BB7E45" w:rsidP="00BB7E45">
      <w:pPr>
        <w:ind w:firstLine="420"/>
      </w:pPr>
      <w:r>
        <w:rPr>
          <w:rFonts w:hint="eastAsia"/>
        </w:rPr>
        <w:t>根据各生产合同的推荐制程、规格品种、集批计划、工序欠量、相关库存状态、合同交期等信息，利用数学模型、启发式算法和</w:t>
      </w:r>
      <w:r w:rsidR="00B81739">
        <w:rPr>
          <w:rFonts w:hint="eastAsia"/>
        </w:rPr>
        <w:t>机器</w:t>
      </w:r>
      <w:r>
        <w:rPr>
          <w:rFonts w:hint="eastAsia"/>
        </w:rPr>
        <w:t>学习等</w:t>
      </w:r>
      <w:r w:rsidR="00040DF4">
        <w:rPr>
          <w:rFonts w:hint="eastAsia"/>
        </w:rPr>
        <w:t>运筹优化</w:t>
      </w:r>
      <w:r>
        <w:rPr>
          <w:rFonts w:hint="eastAsia"/>
        </w:rPr>
        <w:t>手段，优化各合同在各工序的生产机组、生产日期、生产顺序，在保证各工序生产计划的正常组织和稳定生产的前提下，优化合同整体的兑现率、</w:t>
      </w:r>
      <w:r w:rsidR="00040DF4">
        <w:rPr>
          <w:rFonts w:hint="eastAsia"/>
        </w:rPr>
        <w:t>提升机组产能利用率、降低在制品库存水平。</w:t>
      </w:r>
    </w:p>
    <w:p w14:paraId="5879AEA2" w14:textId="098CEACF" w:rsidR="00040DF4" w:rsidRDefault="00040DF4" w:rsidP="00BB7E45">
      <w:pPr>
        <w:ind w:firstLine="420"/>
      </w:pPr>
      <w:r>
        <w:rPr>
          <w:rFonts w:hint="eastAsia"/>
        </w:rPr>
        <w:t>对于合同计划开发与优化的过程，采用的各种技术手段各有侧重，具体如下：</w:t>
      </w:r>
    </w:p>
    <w:p w14:paraId="38ECEEDE" w14:textId="2D9191EA" w:rsidR="00852466" w:rsidRDefault="00040DF4" w:rsidP="0046664D">
      <w:pPr>
        <w:pStyle w:val="a9"/>
        <w:numPr>
          <w:ilvl w:val="0"/>
          <w:numId w:val="4"/>
        </w:numPr>
        <w:ind w:firstLineChars="0"/>
      </w:pPr>
      <w:r>
        <w:rPr>
          <w:rFonts w:hint="eastAsia"/>
        </w:rPr>
        <w:t>数学模型：</w:t>
      </w:r>
      <w:r w:rsidR="0046664D">
        <w:rPr>
          <w:rFonts w:hint="eastAsia"/>
        </w:rPr>
        <w:t>数学模型是参照</w:t>
      </w:r>
      <w:r w:rsidR="0046664D" w:rsidRPr="0046664D">
        <w:rPr>
          <w:rFonts w:hint="eastAsia"/>
        </w:rPr>
        <w:t>系统的特征或数量依存关系，采用数学语言，概括地或近似地表述出</w:t>
      </w:r>
      <w:r w:rsidR="0046664D">
        <w:rPr>
          <w:rFonts w:hint="eastAsia"/>
        </w:rPr>
        <w:t>系统背后的定量的规律。</w:t>
      </w:r>
      <w:r>
        <w:rPr>
          <w:rFonts w:hint="eastAsia"/>
        </w:rPr>
        <w:t>针对已经具有或能够抽象出的</w:t>
      </w:r>
      <w:r w:rsidR="00852466">
        <w:rPr>
          <w:rFonts w:hint="eastAsia"/>
        </w:rPr>
        <w:t>稳定且</w:t>
      </w:r>
      <w:r>
        <w:rPr>
          <w:rFonts w:hint="eastAsia"/>
        </w:rPr>
        <w:t>成熟的生产工艺规则要求的</w:t>
      </w:r>
      <w:r w:rsidR="00852466">
        <w:rPr>
          <w:rFonts w:hint="eastAsia"/>
        </w:rPr>
        <w:t>合同计划系统下涵盖的问题</w:t>
      </w:r>
      <w:r>
        <w:rPr>
          <w:rFonts w:hint="eastAsia"/>
        </w:rPr>
        <w:t>进行求解，</w:t>
      </w:r>
      <w:r w:rsidR="00852466">
        <w:rPr>
          <w:rFonts w:hint="eastAsia"/>
        </w:rPr>
        <w:t>这类问题的特点是具有明确具体的</w:t>
      </w:r>
      <w:r w:rsidR="004847D2">
        <w:rPr>
          <w:rFonts w:hint="eastAsia"/>
        </w:rPr>
        <w:t>评价指标（</w:t>
      </w:r>
      <w:r w:rsidR="00852466">
        <w:rPr>
          <w:rFonts w:hint="eastAsia"/>
        </w:rPr>
        <w:t>或</w:t>
      </w:r>
      <w:r w:rsidR="004847D2">
        <w:rPr>
          <w:rFonts w:hint="eastAsia"/>
        </w:rPr>
        <w:t>目标函数）</w:t>
      </w:r>
      <w:r w:rsidR="00852466">
        <w:rPr>
          <w:rFonts w:hint="eastAsia"/>
        </w:rPr>
        <w:t>，</w:t>
      </w:r>
      <w:r w:rsidR="004847D2">
        <w:rPr>
          <w:rFonts w:hint="eastAsia"/>
        </w:rPr>
        <w:t>目标函数一般是难以直观计算和判断的。</w:t>
      </w:r>
      <w:r w:rsidR="00852466">
        <w:rPr>
          <w:rFonts w:hint="eastAsia"/>
        </w:rPr>
        <w:t>制约</w:t>
      </w:r>
      <w:r w:rsidR="004847D2">
        <w:rPr>
          <w:rFonts w:hint="eastAsia"/>
        </w:rPr>
        <w:t>该</w:t>
      </w:r>
      <w:r w:rsidR="00852466">
        <w:rPr>
          <w:rFonts w:hint="eastAsia"/>
        </w:rPr>
        <w:t>问题对应的生产环节效率的</w:t>
      </w:r>
      <w:r w:rsidR="004847D2">
        <w:rPr>
          <w:rFonts w:hint="eastAsia"/>
        </w:rPr>
        <w:t>主要</w:t>
      </w:r>
      <w:r w:rsidR="00852466">
        <w:rPr>
          <w:rFonts w:hint="eastAsia"/>
        </w:rPr>
        <w:t>因素是</w:t>
      </w:r>
      <w:r w:rsidR="004847D2">
        <w:rPr>
          <w:rFonts w:hint="eastAsia"/>
        </w:rPr>
        <w:t>计划方案的评价指标的质量精度</w:t>
      </w:r>
      <w:r w:rsidR="00852466">
        <w:rPr>
          <w:rFonts w:hint="eastAsia"/>
        </w:rPr>
        <w:t>而非找到可行的计划方案。</w:t>
      </w:r>
      <w:r w:rsidR="0046664D">
        <w:rPr>
          <w:rFonts w:hint="eastAsia"/>
        </w:rPr>
        <w:t>预计将使用包含但不限于整数规划、线性规划、混合整数线性规划等</w:t>
      </w:r>
      <w:r w:rsidR="004847D2">
        <w:rPr>
          <w:rFonts w:hint="eastAsia"/>
        </w:rPr>
        <w:t>数学</w:t>
      </w:r>
      <w:r w:rsidR="0046664D">
        <w:rPr>
          <w:rFonts w:hint="eastAsia"/>
        </w:rPr>
        <w:t>模型</w:t>
      </w:r>
      <w:r w:rsidR="004847D2">
        <w:rPr>
          <w:rFonts w:hint="eastAsia"/>
        </w:rPr>
        <w:t>。</w:t>
      </w:r>
    </w:p>
    <w:p w14:paraId="6216F833" w14:textId="07C241BE" w:rsidR="004847D2" w:rsidRDefault="0046664D" w:rsidP="00180841">
      <w:pPr>
        <w:pStyle w:val="a9"/>
        <w:numPr>
          <w:ilvl w:val="0"/>
          <w:numId w:val="4"/>
        </w:numPr>
        <w:ind w:firstLineChars="0"/>
      </w:pPr>
      <w:r>
        <w:rPr>
          <w:rFonts w:hint="eastAsia"/>
        </w:rPr>
        <w:t>启发式算法：启发式算法是</w:t>
      </w:r>
      <w:r w:rsidRPr="0046664D">
        <w:rPr>
          <w:rFonts w:hint="eastAsia"/>
        </w:rPr>
        <w:t>基于直观或经验构造</w:t>
      </w:r>
      <w:r>
        <w:rPr>
          <w:rFonts w:hint="eastAsia"/>
        </w:rPr>
        <w:t>的并且依赖于大量的人工规则和经验并在可接受时间内给出尽可能贴近实际生产计划使用的方案结果，</w:t>
      </w:r>
      <w:r w:rsidR="004847D2">
        <w:rPr>
          <w:rFonts w:hint="eastAsia"/>
        </w:rPr>
        <w:t>启发式算法针对于具有大量复杂离散非线性约束的场景下，快速寻找在一定程度上合理的可接受的计划方案，</w:t>
      </w:r>
      <w:r w:rsidR="00B81739">
        <w:rPr>
          <w:rFonts w:hint="eastAsia"/>
        </w:rPr>
        <w:t>启发式算法</w:t>
      </w:r>
      <w:r w:rsidR="004847D2">
        <w:rPr>
          <w:rFonts w:hint="eastAsia"/>
        </w:rPr>
        <w:t>显著优势是易于扩展、能处理大规模问题、在不同场景下灵活应用、适用性强，此外启发式算法在合同计划系统的设计</w:t>
      </w:r>
      <w:r w:rsidR="00B81739">
        <w:rPr>
          <w:rFonts w:hint="eastAsia"/>
        </w:rPr>
        <w:t>中还将起到连接协调其他模型和算法的作用。预计将使用的启发式算法包括但不限于迭代贪婪、动态规划、领域搜索等方法。</w:t>
      </w:r>
    </w:p>
    <w:p w14:paraId="4260C35B" w14:textId="37E7A9D1" w:rsidR="00B81739" w:rsidRDefault="00B81739" w:rsidP="005D59D4">
      <w:pPr>
        <w:pStyle w:val="a9"/>
        <w:numPr>
          <w:ilvl w:val="0"/>
          <w:numId w:val="4"/>
        </w:numPr>
        <w:ind w:firstLineChars="0"/>
      </w:pPr>
      <w:r>
        <w:rPr>
          <w:rFonts w:hint="eastAsia"/>
        </w:rPr>
        <w:t>机器学习：是一种统计学习方法，基于大量的基于历史的数据的学习，分析系统的行为模式，预测和评估</w:t>
      </w:r>
      <w:r w:rsidR="0080062B">
        <w:rPr>
          <w:rFonts w:hint="eastAsia"/>
        </w:rPr>
        <w:t>未来可能的</w:t>
      </w:r>
      <w:r w:rsidR="005D59D4">
        <w:rPr>
          <w:rFonts w:hint="eastAsia"/>
        </w:rPr>
        <w:t>决策状态和结果。机器学习针对合同计划中存在的大量的难以用自然语言抽象和描述的规则和经验，将其提取出来指导现有的计划与生产，而不必给出具体的规则和经验的描述。</w:t>
      </w:r>
      <w:r w:rsidR="009031BA">
        <w:rPr>
          <w:rFonts w:hint="eastAsia"/>
        </w:rPr>
        <w:t>此外机器学习还将分析人工计划的特点，使其更贴合实际生产。</w:t>
      </w:r>
      <w:r w:rsidR="005D59D4">
        <w:rPr>
          <w:rFonts w:hint="eastAsia"/>
        </w:rPr>
        <w:t>采用的机器学习方法包括但不限于数据回归、聚类分析、决策树等方法。</w:t>
      </w:r>
    </w:p>
    <w:p w14:paraId="410865BD" w14:textId="4D93F365" w:rsidR="00BB7E45" w:rsidRDefault="00F73AA9" w:rsidP="00F73AA9">
      <w:pPr>
        <w:pStyle w:val="2"/>
        <w:ind w:firstLine="602"/>
      </w:pPr>
      <w:bookmarkStart w:id="21" w:name="_Toc167781094"/>
      <w:r>
        <w:t>5.2</w:t>
      </w:r>
      <w:r w:rsidR="00BB7E45">
        <w:t xml:space="preserve"> </w:t>
      </w:r>
      <w:r w:rsidR="00BB7E45">
        <w:t>合同计划</w:t>
      </w:r>
      <w:r w:rsidR="0080062B">
        <w:rPr>
          <w:rFonts w:hint="eastAsia"/>
        </w:rPr>
        <w:t>系统</w:t>
      </w:r>
      <w:r w:rsidR="00BB7E45">
        <w:t>与作业计划</w:t>
      </w:r>
      <w:r w:rsidR="0080062B">
        <w:rPr>
          <w:rFonts w:hint="eastAsia"/>
        </w:rPr>
        <w:t>系统</w:t>
      </w:r>
      <w:r w:rsidR="00BB7E45">
        <w:t>的验证与协同优化</w:t>
      </w:r>
      <w:bookmarkEnd w:id="21"/>
    </w:p>
    <w:p w14:paraId="05901C5B" w14:textId="77777777" w:rsidR="005D59D4" w:rsidRDefault="00BB7E45" w:rsidP="00BB7E45">
      <w:pPr>
        <w:ind w:firstLine="420"/>
      </w:pPr>
      <w:r>
        <w:rPr>
          <w:rFonts w:hint="eastAsia"/>
        </w:rPr>
        <w:t>合同计划模块以生产合同为单位进行优化，作业计划模块以钢卷为单位进行优化，由于设备机组轧制工艺规程的约束，无法保证根据合同计划结果编制出科学合理的作业计划。因此，合同计划系统应具有与作业计划模块进行协同验证的功能。</w:t>
      </w:r>
    </w:p>
    <w:p w14:paraId="7A33D9AD" w14:textId="3417DA0C" w:rsidR="00BB7E45" w:rsidRDefault="005D59D4" w:rsidP="00BB7E45">
      <w:pPr>
        <w:ind w:firstLine="420"/>
      </w:pPr>
      <w:r>
        <w:rPr>
          <w:rFonts w:hint="eastAsia"/>
        </w:rPr>
        <w:t>首先</w:t>
      </w:r>
      <w:r w:rsidR="00BB7E45">
        <w:rPr>
          <w:rFonts w:hint="eastAsia"/>
        </w:rPr>
        <w:t>在合同计划完成后，依据作业计划编制规程对合同计划</w:t>
      </w:r>
      <w:r>
        <w:rPr>
          <w:rFonts w:hint="eastAsia"/>
        </w:rPr>
        <w:t>进行</w:t>
      </w:r>
      <w:r w:rsidR="00BB7E45">
        <w:rPr>
          <w:rFonts w:hint="eastAsia"/>
        </w:rPr>
        <w:t>验证</w:t>
      </w:r>
      <w:r>
        <w:rPr>
          <w:rFonts w:hint="eastAsia"/>
        </w:rPr>
        <w:t>与</w:t>
      </w:r>
      <w:r w:rsidR="00BB7E45">
        <w:rPr>
          <w:rFonts w:hint="eastAsia"/>
        </w:rPr>
        <w:t>评估，并将验证</w:t>
      </w:r>
      <w:r w:rsidR="0080062B">
        <w:rPr>
          <w:rFonts w:hint="eastAsia"/>
        </w:rPr>
        <w:t>与验证</w:t>
      </w:r>
      <w:r w:rsidR="00BB7E45">
        <w:rPr>
          <w:rFonts w:hint="eastAsia"/>
        </w:rPr>
        <w:t>结果</w:t>
      </w:r>
      <w:r>
        <w:rPr>
          <w:rFonts w:hint="eastAsia"/>
        </w:rPr>
        <w:t>进行分析，</w:t>
      </w:r>
      <w:r w:rsidR="0080062B">
        <w:rPr>
          <w:rFonts w:hint="eastAsia"/>
        </w:rPr>
        <w:t>通过系统计算出多种</w:t>
      </w:r>
      <w:r>
        <w:rPr>
          <w:rFonts w:hint="eastAsia"/>
        </w:rPr>
        <w:t>可能的</w:t>
      </w:r>
      <w:r w:rsidR="00BB7E45">
        <w:rPr>
          <w:rFonts w:hint="eastAsia"/>
        </w:rPr>
        <w:t>改进方向</w:t>
      </w:r>
      <w:r>
        <w:rPr>
          <w:rFonts w:hint="eastAsia"/>
        </w:rPr>
        <w:t>，最终</w:t>
      </w:r>
      <w:r w:rsidR="0080062B">
        <w:rPr>
          <w:rFonts w:hint="eastAsia"/>
        </w:rPr>
        <w:t>以物料或合同为单位组织</w:t>
      </w:r>
      <w:r>
        <w:rPr>
          <w:rFonts w:hint="eastAsia"/>
        </w:rPr>
        <w:t>具体</w:t>
      </w:r>
      <w:r w:rsidR="0080062B">
        <w:rPr>
          <w:rFonts w:hint="eastAsia"/>
        </w:rPr>
        <w:t>的</w:t>
      </w:r>
      <w:r>
        <w:rPr>
          <w:rFonts w:hint="eastAsia"/>
        </w:rPr>
        <w:t>调整信息并</w:t>
      </w:r>
      <w:r w:rsidR="00BB7E45">
        <w:rPr>
          <w:rFonts w:hint="eastAsia"/>
        </w:rPr>
        <w:t>反馈</w:t>
      </w:r>
      <w:r>
        <w:rPr>
          <w:rFonts w:hint="eastAsia"/>
        </w:rPr>
        <w:t>至</w:t>
      </w:r>
      <w:r w:rsidR="00BB7E45">
        <w:rPr>
          <w:rFonts w:hint="eastAsia"/>
        </w:rPr>
        <w:t>合同计划优化模块，合同计划优化模块</w:t>
      </w:r>
      <w:r w:rsidR="0080062B">
        <w:rPr>
          <w:rFonts w:hint="eastAsia"/>
        </w:rPr>
        <w:t>将对各个机组反馈的调整信</w:t>
      </w:r>
      <w:r w:rsidR="0080062B">
        <w:rPr>
          <w:rFonts w:hint="eastAsia"/>
        </w:rPr>
        <w:lastRenderedPageBreak/>
        <w:t>息进行基于全局信息的综合评估给出增量式</w:t>
      </w:r>
      <w:r>
        <w:rPr>
          <w:rFonts w:hint="eastAsia"/>
        </w:rPr>
        <w:t>的合同计划的调整，确保合同计划在</w:t>
      </w:r>
      <w:r w:rsidR="0080062B">
        <w:rPr>
          <w:rFonts w:hint="eastAsia"/>
        </w:rPr>
        <w:t>对各个生产工序都是普适的</w:t>
      </w:r>
      <w:r>
        <w:rPr>
          <w:rFonts w:hint="eastAsia"/>
        </w:rPr>
        <w:t>，</w:t>
      </w:r>
      <w:r w:rsidR="0080062B">
        <w:rPr>
          <w:rFonts w:hint="eastAsia"/>
        </w:rPr>
        <w:t>且还系统应</w:t>
      </w:r>
      <w:r>
        <w:rPr>
          <w:rFonts w:hint="eastAsia"/>
        </w:rPr>
        <w:t>能够</w:t>
      </w:r>
      <w:r w:rsidR="0080062B">
        <w:rPr>
          <w:rFonts w:hint="eastAsia"/>
        </w:rPr>
        <w:t>考虑以一定的优先级去</w:t>
      </w:r>
      <w:r>
        <w:rPr>
          <w:rFonts w:hint="eastAsia"/>
        </w:rPr>
        <w:t>维持重点</w:t>
      </w:r>
      <w:r w:rsidR="0080062B">
        <w:rPr>
          <w:rFonts w:hint="eastAsia"/>
        </w:rPr>
        <w:t>或瓶颈</w:t>
      </w:r>
      <w:r>
        <w:rPr>
          <w:rFonts w:hint="eastAsia"/>
        </w:rPr>
        <w:t>工序和机组的正常生产。该</w:t>
      </w:r>
      <w:r w:rsidR="0080062B">
        <w:rPr>
          <w:rFonts w:hint="eastAsia"/>
        </w:rPr>
        <w:t>合同计划与作业计划的协同优化</w:t>
      </w:r>
      <w:r>
        <w:rPr>
          <w:rFonts w:hint="eastAsia"/>
        </w:rPr>
        <w:t>过程需要</w:t>
      </w:r>
      <w:r w:rsidR="003F6BCB">
        <w:rPr>
          <w:rFonts w:hint="eastAsia"/>
        </w:rPr>
        <w:t>依据</w:t>
      </w:r>
      <w:r w:rsidR="0080062B">
        <w:rPr>
          <w:rFonts w:hint="eastAsia"/>
        </w:rPr>
        <w:t>计划方案的</w:t>
      </w:r>
      <w:r w:rsidR="003F6BCB">
        <w:rPr>
          <w:rFonts w:hint="eastAsia"/>
        </w:rPr>
        <w:t>具体的评价和接受标准，</w:t>
      </w:r>
      <w:r w:rsidR="0080062B">
        <w:rPr>
          <w:rFonts w:hint="eastAsia"/>
        </w:rPr>
        <w:t>进行数次迭代直至</w:t>
      </w:r>
      <w:r w:rsidR="00BB7E45">
        <w:rPr>
          <w:rFonts w:hint="eastAsia"/>
        </w:rPr>
        <w:t>合同计划</w:t>
      </w:r>
      <w:r w:rsidR="0080062B">
        <w:rPr>
          <w:rFonts w:hint="eastAsia"/>
        </w:rPr>
        <w:t>与作业计划达到良好的协调与统一</w:t>
      </w:r>
      <w:r w:rsidR="00BB7E45">
        <w:rPr>
          <w:rFonts w:hint="eastAsia"/>
        </w:rPr>
        <w:t>。</w:t>
      </w:r>
    </w:p>
    <w:p w14:paraId="1214CE3C" w14:textId="53EAE3C3" w:rsidR="00A9174B" w:rsidRDefault="00A9174B" w:rsidP="00BB7E45">
      <w:pPr>
        <w:ind w:firstLine="420"/>
      </w:pPr>
      <w:r>
        <w:rPr>
          <w:rFonts w:hint="eastAsia"/>
        </w:rPr>
        <w:t>具体地对于合同计划系统与作业计划系统的功能内容如下：</w:t>
      </w:r>
    </w:p>
    <w:p w14:paraId="66216B2A" w14:textId="77777777" w:rsidR="00C430DD" w:rsidRDefault="00A9174B" w:rsidP="00A9174B">
      <w:pPr>
        <w:ind w:firstLine="420"/>
      </w:pPr>
      <w:r>
        <w:rPr>
          <w:rFonts w:hint="eastAsia"/>
        </w:rPr>
        <w:t>合同计划系统包按照计划的精度可以分为月度计划制订模块和周（日）度计划制订模块两部分。</w:t>
      </w:r>
    </w:p>
    <w:p w14:paraId="54D997B2" w14:textId="391E9AB2" w:rsidR="00C430DD" w:rsidRDefault="00A9174B" w:rsidP="00A9174B">
      <w:pPr>
        <w:ind w:firstLine="420"/>
      </w:pPr>
      <w:r>
        <w:rPr>
          <w:rFonts w:hint="eastAsia"/>
        </w:rPr>
        <w:t>月度计划制订模块接收多种静态或动态的信息（包括但不限于合同信息、物料信息、库存信息、机组信息等），并</w:t>
      </w:r>
      <w:r w:rsidR="00C430DD">
        <w:rPr>
          <w:rFonts w:hint="eastAsia"/>
        </w:rPr>
        <w:t>基于各个产线或工序的生产能力计划</w:t>
      </w:r>
      <w:r>
        <w:rPr>
          <w:rFonts w:hint="eastAsia"/>
        </w:rPr>
        <w:t>方案，</w:t>
      </w:r>
      <w:r w:rsidR="00C430DD">
        <w:rPr>
          <w:rFonts w:hint="eastAsia"/>
        </w:rPr>
        <w:t>确定以“</w:t>
      </w:r>
      <w:r>
        <w:rPr>
          <w:rFonts w:hint="eastAsia"/>
        </w:rPr>
        <w:t>大辊期</w:t>
      </w:r>
      <w:r w:rsidR="00C430DD">
        <w:rPr>
          <w:rFonts w:hint="eastAsia"/>
        </w:rPr>
        <w:t>“为基本尺度，以小时为最小单位</w:t>
      </w:r>
      <w:r>
        <w:rPr>
          <w:rFonts w:hint="eastAsia"/>
        </w:rPr>
        <w:t>的集批</w:t>
      </w:r>
      <w:r w:rsidR="00C430DD">
        <w:rPr>
          <w:rFonts w:hint="eastAsia"/>
        </w:rPr>
        <w:t>后的合同计划方案。目的是依照</w:t>
      </w:r>
      <w:r w:rsidR="00C430DD">
        <w:rPr>
          <w:rFonts w:ascii="Segoe UI" w:hAnsi="Segoe UI" w:cs="Segoe UI" w:hint="eastAsia"/>
          <w:color w:val="0D0D0D"/>
          <w:shd w:val="clear" w:color="auto" w:fill="FFFFFF"/>
        </w:rPr>
        <w:t>订单</w:t>
      </w:r>
      <w:r w:rsidR="00C430DD">
        <w:rPr>
          <w:rFonts w:ascii="Segoe UI" w:hAnsi="Segoe UI" w:cs="Segoe UI"/>
          <w:color w:val="0D0D0D"/>
          <w:shd w:val="clear" w:color="auto" w:fill="FFFFFF"/>
        </w:rPr>
        <w:t>需求</w:t>
      </w:r>
      <w:r w:rsidR="00C430DD">
        <w:rPr>
          <w:rFonts w:ascii="Segoe UI" w:hAnsi="Segoe UI" w:cs="Segoe UI" w:hint="eastAsia"/>
          <w:color w:val="0D0D0D"/>
          <w:shd w:val="clear" w:color="auto" w:fill="FFFFFF"/>
        </w:rPr>
        <w:t>、</w:t>
      </w:r>
      <w:r w:rsidR="00C430DD">
        <w:rPr>
          <w:rFonts w:ascii="Segoe UI" w:hAnsi="Segoe UI" w:cs="Segoe UI"/>
          <w:color w:val="0D0D0D"/>
          <w:shd w:val="clear" w:color="auto" w:fill="FFFFFF"/>
        </w:rPr>
        <w:t>生产能力</w:t>
      </w:r>
      <w:r w:rsidR="00C430DD">
        <w:rPr>
          <w:rFonts w:ascii="Segoe UI" w:hAnsi="Segoe UI" w:cs="Segoe UI" w:hint="eastAsia"/>
          <w:color w:val="0D0D0D"/>
          <w:shd w:val="clear" w:color="auto" w:fill="FFFFFF"/>
        </w:rPr>
        <w:t>、工艺要求在保证交期的前提下指导各个工序的生产计划</w:t>
      </w:r>
      <w:r w:rsidR="00C430DD">
        <w:rPr>
          <w:rFonts w:ascii="Segoe UI" w:hAnsi="Segoe UI" w:cs="Segoe UI"/>
          <w:color w:val="0D0D0D"/>
          <w:shd w:val="clear" w:color="auto" w:fill="FFFFFF"/>
        </w:rPr>
        <w:t>。</w:t>
      </w:r>
    </w:p>
    <w:p w14:paraId="753080E9" w14:textId="20CCE083" w:rsidR="00A9174B" w:rsidRPr="00A9174B" w:rsidRDefault="00C430DD" w:rsidP="00DC4F62">
      <w:pPr>
        <w:ind w:firstLine="420"/>
      </w:pPr>
      <w:r>
        <w:rPr>
          <w:rFonts w:hint="eastAsia"/>
        </w:rPr>
        <w:t>周（日）</w:t>
      </w:r>
      <w:r w:rsidR="00A9174B">
        <w:rPr>
          <w:rFonts w:hint="eastAsia"/>
        </w:rPr>
        <w:t>度计划制订模块以周/日为基本单位指定小辊期计划，并发送至</w:t>
      </w:r>
      <w:r>
        <w:rPr>
          <w:rFonts w:hint="eastAsia"/>
        </w:rPr>
        <w:t>相应机组</w:t>
      </w:r>
      <w:r w:rsidR="00A9174B">
        <w:rPr>
          <w:rFonts w:hint="eastAsia"/>
        </w:rPr>
        <w:t>的</w:t>
      </w:r>
      <w:r w:rsidR="00DC4F62">
        <w:rPr>
          <w:rFonts w:hint="eastAsia"/>
        </w:rPr>
        <w:t>作业计划</w:t>
      </w:r>
      <w:r w:rsidR="00A9174B">
        <w:rPr>
          <w:rFonts w:hint="eastAsia"/>
        </w:rPr>
        <w:t>系统尝试进行时序排程与优化。根据</w:t>
      </w:r>
      <w:r w:rsidR="00DC4F62">
        <w:rPr>
          <w:rFonts w:hint="eastAsia"/>
        </w:rPr>
        <w:t>作业计划</w:t>
      </w:r>
      <w:r w:rsidR="00A9174B">
        <w:rPr>
          <w:rFonts w:hint="eastAsia"/>
        </w:rPr>
        <w:t>系统反馈的结果，日</w:t>
      </w:r>
      <w:r w:rsidR="00DC4F62">
        <w:rPr>
          <w:rFonts w:hint="eastAsia"/>
        </w:rPr>
        <w:t>度计划制订模块将根据总体的生产状况，重新综合调整各个机组使其负载</w:t>
      </w:r>
      <w:r w:rsidR="00A9174B">
        <w:rPr>
          <w:rFonts w:hint="eastAsia"/>
        </w:rPr>
        <w:t>相对均衡。此外，该模块还将重新筛选各机器较容易生产的合同池，并根据合同范围，主副制程，仓储库存状况等信息，综合对发往各台机器的小辊期计划进行调整。如果在多次调整过后，</w:t>
      </w:r>
      <w:r w:rsidR="00DC4F62">
        <w:rPr>
          <w:rFonts w:hint="eastAsia"/>
        </w:rPr>
        <w:t>合同计划的方案</w:t>
      </w:r>
      <w:r w:rsidR="00A9174B">
        <w:rPr>
          <w:rFonts w:hint="eastAsia"/>
        </w:rPr>
        <w:t>仍然</w:t>
      </w:r>
      <w:r w:rsidR="00DC4F62">
        <w:rPr>
          <w:rFonts w:hint="eastAsia"/>
        </w:rPr>
        <w:t>未能达到可接受的标准</w:t>
      </w:r>
      <w:r w:rsidR="00A9174B">
        <w:rPr>
          <w:rFonts w:hint="eastAsia"/>
        </w:rPr>
        <w:t>，</w:t>
      </w:r>
      <w:r w:rsidR="00DC4F62">
        <w:rPr>
          <w:rFonts w:hint="eastAsia"/>
        </w:rPr>
        <w:t>此时将会唤起人工模式并抛出对当前合同计划系统的待排合同池的分析结果，分析结果应给出导致调整失败的原因以及可能的建议，之后系统将依据人工指令</w:t>
      </w:r>
      <w:r w:rsidR="00A9174B">
        <w:rPr>
          <w:rFonts w:hint="eastAsia"/>
        </w:rPr>
        <w:t>重新筛选</w:t>
      </w:r>
      <w:r w:rsidR="00DC4F62">
        <w:rPr>
          <w:rFonts w:hint="eastAsia"/>
        </w:rPr>
        <w:t>和调整合同</w:t>
      </w:r>
      <w:r w:rsidR="00A9174B">
        <w:rPr>
          <w:rFonts w:hint="eastAsia"/>
        </w:rPr>
        <w:t>池，</w:t>
      </w:r>
      <w:r w:rsidR="00DC4F62">
        <w:rPr>
          <w:rFonts w:hint="eastAsia"/>
        </w:rPr>
        <w:t>移除部分不匹配的合同</w:t>
      </w:r>
      <w:r w:rsidR="00A9174B">
        <w:rPr>
          <w:rFonts w:hint="eastAsia"/>
        </w:rPr>
        <w:t>，或添加</w:t>
      </w:r>
      <w:r w:rsidR="00DC4F62">
        <w:rPr>
          <w:rFonts w:hint="eastAsia"/>
        </w:rPr>
        <w:t>补充合同</w:t>
      </w:r>
      <w:r w:rsidR="00A9174B">
        <w:rPr>
          <w:rFonts w:hint="eastAsia"/>
        </w:rPr>
        <w:t>使得生产顺利进行。</w:t>
      </w:r>
    </w:p>
    <w:p w14:paraId="3232BE28" w14:textId="41ECE928" w:rsidR="00BB7E45" w:rsidRDefault="00F73AA9" w:rsidP="00F73AA9">
      <w:pPr>
        <w:pStyle w:val="2"/>
        <w:ind w:firstLine="602"/>
      </w:pPr>
      <w:bookmarkStart w:id="22" w:name="_Toc167781095"/>
      <w:r>
        <w:t>5.3</w:t>
      </w:r>
      <w:r w:rsidR="00BB7E45">
        <w:t xml:space="preserve"> </w:t>
      </w:r>
      <w:r w:rsidR="00BB7E45">
        <w:t>合同订单动态调整功能</w:t>
      </w:r>
      <w:bookmarkEnd w:id="22"/>
    </w:p>
    <w:p w14:paraId="659B86DD" w14:textId="6ECDB37D" w:rsidR="00BB7E45" w:rsidRDefault="00BB7E45" w:rsidP="00BB7E45">
      <w:pPr>
        <w:ind w:firstLine="420"/>
      </w:pPr>
      <w:r>
        <w:rPr>
          <w:rFonts w:hint="eastAsia"/>
        </w:rPr>
        <w:t>接收产销系统质量设计和产线设计后的合同订单信息，考虑当月合同在钢后关键机组的动态生产安排。过程中既要考虑合同订单在全流程制造过程中的各工序生产时间要求，又要满足单工序集批生产要求下的合同组合优化问题，还要考虑同类机组间的产能平衡、库存占用、过渡料使用、按期交货等多个优化目标，实现可在合同临时加单、催单等情景下，具备合同计划的动态调整功能。</w:t>
      </w:r>
    </w:p>
    <w:p w14:paraId="646BC190" w14:textId="28C82175" w:rsidR="00DC4F62" w:rsidRDefault="00DC4F62" w:rsidP="00BB7E45">
      <w:pPr>
        <w:ind w:firstLine="420"/>
      </w:pPr>
      <w:r>
        <w:rPr>
          <w:rFonts w:hint="eastAsia"/>
        </w:rPr>
        <w:t>动态调整功能的实现将基于离线或在线调整系统，对于小批量的合同计划的调整，将基于现存</w:t>
      </w:r>
      <w:r w:rsidR="009031BA">
        <w:rPr>
          <w:rFonts w:hint="eastAsia"/>
        </w:rPr>
        <w:t>的周（日）合同计划进行调整，对合同重新匹配物料，修改合同的生产计划。使得动态调整模块能够以较高的频率进行，便于后续的确认和分析。对于大批量的合同计划的调整，将重新调用基于全局考虑的月度计划系统，自上而下逐级运行合同作业计划系统，这将统筹规划各个工序的已经执行和未执行的合同计划。</w:t>
      </w:r>
    </w:p>
    <w:p w14:paraId="20B856A7" w14:textId="3554002E" w:rsidR="00191AB2" w:rsidRPr="00F73AA9" w:rsidRDefault="00F73AA9" w:rsidP="00F73AA9">
      <w:pPr>
        <w:pStyle w:val="1"/>
        <w:ind w:firstLine="643"/>
        <w:rPr>
          <w:b/>
        </w:rPr>
      </w:pPr>
      <w:bookmarkStart w:id="23" w:name="_Toc167781096"/>
      <w:r w:rsidRPr="00F73AA9">
        <w:rPr>
          <w:b/>
        </w:rPr>
        <w:t>6.</w:t>
      </w:r>
      <w:r w:rsidR="00191AB2" w:rsidRPr="00F73AA9">
        <w:rPr>
          <w:b/>
        </w:rPr>
        <w:t xml:space="preserve"> </w:t>
      </w:r>
      <w:r w:rsidR="00191AB2" w:rsidRPr="00F73AA9">
        <w:rPr>
          <w:rFonts w:hint="eastAsia"/>
          <w:b/>
        </w:rPr>
        <w:t>业务理解和项目难点</w:t>
      </w:r>
      <w:bookmarkEnd w:id="23"/>
    </w:p>
    <w:p w14:paraId="72942203" w14:textId="77777777" w:rsidR="00191AB2" w:rsidRDefault="00191AB2" w:rsidP="00191AB2">
      <w:pPr>
        <w:ind w:firstLine="420"/>
      </w:pPr>
      <w:r>
        <w:t>1</w:t>
      </w:r>
      <w:r>
        <w:rPr>
          <w:rFonts w:hint="eastAsia"/>
        </w:rPr>
        <w:t>）</w:t>
      </w:r>
      <w:r>
        <w:t>目前来看ops的难点可能不在于ops的规则本身，而是ops系统如何进行各个方面的灵活的配置，比如</w:t>
      </w:r>
      <w:r w:rsidRPr="00191AB2">
        <w:rPr>
          <w:b/>
        </w:rPr>
        <w:t>微调合同顺序</w:t>
      </w:r>
      <w:r>
        <w:t>，</w:t>
      </w:r>
      <w:r w:rsidRPr="00191AB2">
        <w:rPr>
          <w:b/>
        </w:rPr>
        <w:t>插入新的合同</w:t>
      </w:r>
      <w:r>
        <w:t>，</w:t>
      </w:r>
      <w:r w:rsidRPr="00191AB2">
        <w:rPr>
          <w:b/>
        </w:rPr>
        <w:t>变更合同属性</w:t>
      </w:r>
      <w:r>
        <w:t>，</w:t>
      </w:r>
      <w:r w:rsidRPr="00191AB2">
        <w:rPr>
          <w:b/>
        </w:rPr>
        <w:t>合同较少时如何处理</w:t>
      </w:r>
      <w:r>
        <w:t>，考虑如何</w:t>
      </w:r>
      <w:r w:rsidRPr="00191AB2">
        <w:rPr>
          <w:b/>
        </w:rPr>
        <w:t>保证交期，维持库存</w:t>
      </w:r>
      <w:r>
        <w:t>。在交期的压力下，</w:t>
      </w:r>
      <w:r>
        <w:rPr>
          <w:rFonts w:hint="eastAsia"/>
        </w:rPr>
        <w:t>很多</w:t>
      </w:r>
      <w:r>
        <w:t>规则都是可以打破的。</w:t>
      </w:r>
    </w:p>
    <w:p w14:paraId="245FEDB4" w14:textId="4EF2BAFC" w:rsidR="00191AB2" w:rsidRDefault="00191AB2" w:rsidP="00191AB2">
      <w:pPr>
        <w:ind w:firstLine="420"/>
      </w:pPr>
      <w:r>
        <w:t>ops计划员本身的主要职能就是在协调各种冲突，</w:t>
      </w:r>
      <w:r w:rsidRPr="00191AB2">
        <w:rPr>
          <w:b/>
        </w:rPr>
        <w:t>月初准备</w:t>
      </w:r>
      <w:r>
        <w:rPr>
          <w:rFonts w:hint="eastAsia"/>
        </w:rPr>
        <w:t>（每月5号）</w:t>
      </w:r>
      <w:r>
        <w:t>的计划会依据实际的到料情况，</w:t>
      </w:r>
      <w:r>
        <w:rPr>
          <w:rFonts w:hint="eastAsia"/>
        </w:rPr>
        <w:t>在</w:t>
      </w:r>
      <w:r w:rsidRPr="00191AB2">
        <w:rPr>
          <w:b/>
        </w:rPr>
        <w:t>合同收口</w:t>
      </w:r>
      <w:r>
        <w:rPr>
          <w:rFonts w:hint="eastAsia"/>
        </w:rPr>
        <w:t>（每月2</w:t>
      </w:r>
      <w:r>
        <w:t>5</w:t>
      </w:r>
      <w:r>
        <w:rPr>
          <w:rFonts w:hint="eastAsia"/>
        </w:rPr>
        <w:t>号）</w:t>
      </w:r>
      <w:r>
        <w:t>前</w:t>
      </w:r>
      <w:r>
        <w:rPr>
          <w:rFonts w:hint="eastAsia"/>
        </w:rPr>
        <w:t>进行动态到达的情况</w:t>
      </w:r>
      <w:r>
        <w:t>，灵活调整ops计划，在确保交期的情况下尽可能减少企业的运作成本，并降低特定用户的交付周期</w:t>
      </w:r>
      <w:r>
        <w:rPr>
          <w:rFonts w:hint="eastAsia"/>
        </w:rPr>
        <w:t>。</w:t>
      </w:r>
    </w:p>
    <w:p w14:paraId="56691104" w14:textId="17BEABE9" w:rsidR="00BE663C" w:rsidRDefault="00812474" w:rsidP="00191AB2">
      <w:pPr>
        <w:ind w:firstLine="420"/>
      </w:pPr>
      <w:r>
        <w:rPr>
          <w:rFonts w:hint="eastAsia"/>
        </w:rPr>
        <w:t>2）</w:t>
      </w:r>
      <w:r w:rsidR="00191AB2">
        <w:rPr>
          <w:rFonts w:hint="eastAsia"/>
        </w:rPr>
        <w:t>首钢的整个生产的组织层级主要分为</w:t>
      </w:r>
      <w:r w:rsidR="00191AB2" w:rsidRPr="00812474">
        <w:rPr>
          <w:rFonts w:hint="eastAsia"/>
          <w:b/>
        </w:rPr>
        <w:t>生产销售、生产执行、作业计划</w:t>
      </w:r>
      <w:r w:rsidR="00191AB2">
        <w:rPr>
          <w:rFonts w:hint="eastAsia"/>
        </w:rPr>
        <w:t>三个层面。生</w:t>
      </w:r>
      <w:r w:rsidR="00191AB2">
        <w:rPr>
          <w:rFonts w:hint="eastAsia"/>
        </w:rPr>
        <w:lastRenderedPageBreak/>
        <w:t>产销售接受客户的订单并将其处理为“</w:t>
      </w:r>
      <w:r w:rsidR="00191AB2" w:rsidRPr="00812474">
        <w:rPr>
          <w:rFonts w:hint="eastAsia"/>
          <w:b/>
        </w:rPr>
        <w:t>合约</w:t>
      </w:r>
      <w:r w:rsidR="00191AB2">
        <w:rPr>
          <w:rFonts w:hint="eastAsia"/>
        </w:rPr>
        <w:t>”，合约会分为多个</w:t>
      </w:r>
      <w:r w:rsidR="00DD0B48">
        <w:rPr>
          <w:rFonts w:hint="eastAsia"/>
        </w:rPr>
        <w:t>“</w:t>
      </w:r>
      <w:r w:rsidR="00DD0B48" w:rsidRPr="00812474">
        <w:rPr>
          <w:rFonts w:hint="eastAsia"/>
          <w:b/>
        </w:rPr>
        <w:t>合同</w:t>
      </w:r>
      <w:r w:rsidR="00DD0B48">
        <w:rPr>
          <w:rFonts w:hint="eastAsia"/>
        </w:rPr>
        <w:t>”</w:t>
      </w:r>
      <w:r w:rsidR="00DC22AA">
        <w:rPr>
          <w:rFonts w:hint="eastAsia"/>
        </w:rPr>
        <w:t>，</w:t>
      </w:r>
      <w:r>
        <w:rPr>
          <w:rFonts w:hint="eastAsia"/>
        </w:rPr>
        <w:t>每个合同会匹配相应符合需求的</w:t>
      </w:r>
      <w:r w:rsidRPr="00812474">
        <w:rPr>
          <w:rFonts w:hint="eastAsia"/>
          <w:b/>
        </w:rPr>
        <w:t>“物料”</w:t>
      </w:r>
      <w:r>
        <w:rPr>
          <w:rFonts w:hint="eastAsia"/>
        </w:rPr>
        <w:t>，</w:t>
      </w:r>
      <w:r w:rsidR="00DC22AA">
        <w:rPr>
          <w:rFonts w:hint="eastAsia"/>
        </w:rPr>
        <w:t>生产执行部最终接受的是合同</w:t>
      </w:r>
      <w:r>
        <w:rPr>
          <w:rFonts w:hint="eastAsia"/>
        </w:rPr>
        <w:t>，</w:t>
      </w:r>
      <w:r w:rsidR="00DC22AA">
        <w:rPr>
          <w:rFonts w:hint="eastAsia"/>
        </w:rPr>
        <w:t>给出的是</w:t>
      </w:r>
      <w:r>
        <w:rPr>
          <w:rFonts w:hint="eastAsia"/>
        </w:rPr>
        <w:t>基于物料的</w:t>
      </w:r>
      <w:r w:rsidR="00DC22AA" w:rsidRPr="00812474">
        <w:rPr>
          <w:rFonts w:hint="eastAsia"/>
          <w:b/>
        </w:rPr>
        <w:t>作业计划</w:t>
      </w:r>
      <w:r w:rsidR="00DC22AA">
        <w:rPr>
          <w:rFonts w:hint="eastAsia"/>
        </w:rPr>
        <w:t>，作业计划部门依据生产执行部给出的作业计划进行实际的作业生产。</w:t>
      </w:r>
    </w:p>
    <w:p w14:paraId="08D5BAE0" w14:textId="5DAB81D1" w:rsidR="00BE663C" w:rsidRDefault="00BE663C" w:rsidP="00191AB2">
      <w:pPr>
        <w:ind w:firstLine="420"/>
      </w:pPr>
      <w:r>
        <w:rPr>
          <w:rFonts w:hint="eastAsia"/>
        </w:rPr>
        <w:t>生产销售部门接取客户订单并给出最终的合同的交期时间无法准确考虑到产线的实际能力（包括生产速度、各工序库存等）</w:t>
      </w:r>
      <w:r w:rsidR="0002293A">
        <w:rPr>
          <w:rFonts w:hint="eastAsia"/>
        </w:rPr>
        <w:t>，</w:t>
      </w:r>
      <w:r>
        <w:rPr>
          <w:rFonts w:hint="eastAsia"/>
        </w:rPr>
        <w:t>因此生产执行部门在实际的生产过程中经常出现生产压力过大或生产空闲过多的问题。生产压力过大会导致生产制造部门花费大量的精力去均衡地分配各个产线的能力；生产空闲过多会导致生产过程中难以集批生产</w:t>
      </w:r>
      <w:r w:rsidR="0002293A">
        <w:rPr>
          <w:rFonts w:hint="eastAsia"/>
        </w:rPr>
        <w:t>以减少换辊成本，并且往往由于交期的压力，不得不进行一个较短的辊期的生产。</w:t>
      </w:r>
    </w:p>
    <w:p w14:paraId="17A020F8" w14:textId="1C41CC19" w:rsidR="0002293A" w:rsidRDefault="0002293A" w:rsidP="00191AB2">
      <w:pPr>
        <w:ind w:firstLine="420"/>
      </w:pPr>
      <w:r>
        <w:rPr>
          <w:rFonts w:hint="eastAsia"/>
        </w:rPr>
        <w:t>3）ops层面的计划每个月初5号进行，大约每间隔1</w:t>
      </w:r>
      <w:r>
        <w:t>0</w:t>
      </w:r>
      <w:r>
        <w:rPr>
          <w:rFonts w:hint="eastAsia"/>
        </w:rPr>
        <w:t>天为一次大辊期进行排产，分别叫做一辊期、二辊期、三辊期，这个时间间隔主要是综合考虑了交付周期、生产成本以及库存压力。目前首钢ops层面的实际计划规则本质上是按照产品类型进行集批，然后对每个批次内的材料按照宽度降序排列即可。对于红牛铁，DR材，马口铁等特殊的产品会有一定的经验上的规则，红牛铁在一辊期生产，DR材在二、三辊期生产，马口铁会根据到料情况和辊期剩余容量选择一个辊期进行生产。</w:t>
      </w:r>
    </w:p>
    <w:p w14:paraId="0D34A167" w14:textId="43B01D83" w:rsidR="00191AB2" w:rsidRDefault="00812474" w:rsidP="00191AB2">
      <w:pPr>
        <w:ind w:firstLine="420"/>
      </w:pPr>
      <w:r>
        <w:rPr>
          <w:rFonts w:hint="eastAsia"/>
        </w:rPr>
        <w:t>对于本项目重点关注的合同，每个对应的物料可能会出现</w:t>
      </w:r>
      <w:r w:rsidRPr="00BE663C">
        <w:rPr>
          <w:rFonts w:hint="eastAsia"/>
          <w:b/>
        </w:rPr>
        <w:t>“</w:t>
      </w:r>
      <w:r w:rsidR="00BE663C" w:rsidRPr="00BE663C">
        <w:rPr>
          <w:rFonts w:hint="eastAsia"/>
          <w:b/>
        </w:rPr>
        <w:t>掉队</w:t>
      </w:r>
      <w:r w:rsidRPr="00BE663C">
        <w:rPr>
          <w:rFonts w:hint="eastAsia"/>
          <w:b/>
        </w:rPr>
        <w:t>”</w:t>
      </w:r>
      <w:r w:rsidR="00BE663C" w:rsidRPr="00BE663C">
        <w:rPr>
          <w:rFonts w:hint="eastAsia"/>
          <w:b/>
        </w:rPr>
        <w:t>现象</w:t>
      </w:r>
      <w:r w:rsidR="00BE663C">
        <w:rPr>
          <w:rFonts w:hint="eastAsia"/>
        </w:rPr>
        <w:t>，即超过了这个物料预期的释放时间相当长时间也无法到达，此时为了保证交期可能会将原本合同的物料替换为仓库内已到达的物料优先生产这个合同，尽管这样可能会影响其他的合同的交付。</w:t>
      </w:r>
    </w:p>
    <w:p w14:paraId="4E5487C6" w14:textId="1DA9E75C" w:rsidR="00DC22AA" w:rsidRDefault="00696ABF" w:rsidP="00812474">
      <w:pPr>
        <w:ind w:firstLineChars="0" w:firstLine="0"/>
        <w:jc w:val="center"/>
      </w:pPr>
      <w:r>
        <w:object w:dxaOrig="9565" w:dyaOrig="7069" w14:anchorId="312B1F28">
          <v:shape id="_x0000_i1027" type="#_x0000_t75" style="width:379.2pt;height:280.2pt" o:ole="">
            <v:imagedata r:id="rId17" o:title=""/>
          </v:shape>
          <o:OLEObject Type="Embed" ProgID="Visio.Drawing.15" ShapeID="_x0000_i1027" DrawAspect="Content" ObjectID="_1778393830" r:id="rId18"/>
        </w:object>
      </w:r>
    </w:p>
    <w:p w14:paraId="3CD1FA0B" w14:textId="5169EB83" w:rsidR="00191AB2" w:rsidRPr="00191AB2" w:rsidRDefault="00191AB2" w:rsidP="00191AB2">
      <w:pPr>
        <w:ind w:firstLine="420"/>
      </w:pPr>
      <w:r>
        <w:t>2</w:t>
      </w:r>
      <w:r>
        <w:rPr>
          <w:rFonts w:hint="eastAsia"/>
        </w:rPr>
        <w:t>）</w:t>
      </w:r>
      <w:r>
        <w:t>ips排产的物料范围是前库的实料，而ops排产的结果是一个预期性的供料计划，尽管协同架构理论上可以保证ops给出的预期计划对于ips是合理的，但是实际生产中会出现掉队问题，即</w:t>
      </w:r>
      <w:r w:rsidR="00696ABF">
        <w:rPr>
          <w:rFonts w:hint="eastAsia"/>
        </w:rPr>
        <w:t>如果</w:t>
      </w:r>
      <w:r>
        <w:t>没有按照预期给ips的前库补充实料，那么此时</w:t>
      </w:r>
      <w:r w:rsidR="00696ABF">
        <w:rPr>
          <w:rFonts w:hint="eastAsia"/>
        </w:rPr>
        <w:t>需要决策</w:t>
      </w:r>
      <w:r>
        <w:t>ips</w:t>
      </w:r>
      <w:r w:rsidR="00696ABF">
        <w:rPr>
          <w:rFonts w:hint="eastAsia"/>
        </w:rPr>
        <w:t>是</w:t>
      </w:r>
      <w:r>
        <w:t>等待</w:t>
      </w:r>
      <w:r w:rsidR="00696ABF">
        <w:rPr>
          <w:rFonts w:hint="eastAsia"/>
        </w:rPr>
        <w:t>物料到达还是直接</w:t>
      </w:r>
      <w:r>
        <w:t>按照当前可排物料进行排程，在这个决策过程中依然需要考虑交期的压力</w:t>
      </w:r>
      <w:r w:rsidR="00696ABF">
        <w:rPr>
          <w:rFonts w:hint="eastAsia"/>
        </w:rPr>
        <w:t>。在此情况下OPS与IPS是无法进行协同调整的，因为OPS无法直接调配物料使其按期到达，需要人工决策。</w:t>
      </w:r>
    </w:p>
    <w:sectPr w:rsidR="00191AB2" w:rsidRPr="00191A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351FA9" w14:textId="77777777" w:rsidR="00B477B3" w:rsidRDefault="00B477B3" w:rsidP="002272C7">
      <w:pPr>
        <w:ind w:firstLine="420"/>
      </w:pPr>
      <w:r>
        <w:separator/>
      </w:r>
    </w:p>
  </w:endnote>
  <w:endnote w:type="continuationSeparator" w:id="0">
    <w:p w14:paraId="78320B5D" w14:textId="77777777" w:rsidR="00B477B3" w:rsidRDefault="00B477B3" w:rsidP="002272C7">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55B0E2" w14:textId="77777777" w:rsidR="00B477B3" w:rsidRDefault="00B477B3" w:rsidP="002272C7">
      <w:pPr>
        <w:ind w:firstLine="420"/>
      </w:pPr>
      <w:r>
        <w:separator/>
      </w:r>
    </w:p>
  </w:footnote>
  <w:footnote w:type="continuationSeparator" w:id="0">
    <w:p w14:paraId="0036646D" w14:textId="77777777" w:rsidR="00B477B3" w:rsidRDefault="00B477B3" w:rsidP="002272C7">
      <w:pPr>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6B2183"/>
    <w:multiLevelType w:val="hybridMultilevel"/>
    <w:tmpl w:val="CA72183A"/>
    <w:lvl w:ilvl="0" w:tplc="A680E6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80A167C"/>
    <w:multiLevelType w:val="hybridMultilevel"/>
    <w:tmpl w:val="5EA69C44"/>
    <w:lvl w:ilvl="0" w:tplc="C9AEB9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9326205"/>
    <w:multiLevelType w:val="multilevel"/>
    <w:tmpl w:val="39A008CE"/>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C523788"/>
    <w:multiLevelType w:val="hybridMultilevel"/>
    <w:tmpl w:val="533A52C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7EAB4CDA"/>
    <w:multiLevelType w:val="hybridMultilevel"/>
    <w:tmpl w:val="20ACE7B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
  </w:num>
  <w:num w:numId="2">
    <w:abstractNumId w:val="1"/>
  </w:num>
  <w:num w:numId="3">
    <w:abstractNumId w:val="0"/>
  </w:num>
  <w:num w:numId="4">
    <w:abstractNumId w:val="3"/>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g">
    <w15:presenceInfo w15:providerId="Windows Live" w15:userId="79727a0a6816c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D96"/>
    <w:rsid w:val="00015A30"/>
    <w:rsid w:val="0002293A"/>
    <w:rsid w:val="00040DF4"/>
    <w:rsid w:val="00062791"/>
    <w:rsid w:val="00067AB9"/>
    <w:rsid w:val="00075134"/>
    <w:rsid w:val="0008081F"/>
    <w:rsid w:val="00191AB2"/>
    <w:rsid w:val="001E584F"/>
    <w:rsid w:val="00223AE8"/>
    <w:rsid w:val="002272C7"/>
    <w:rsid w:val="00277800"/>
    <w:rsid w:val="002C30C4"/>
    <w:rsid w:val="003C1CD6"/>
    <w:rsid w:val="003D4964"/>
    <w:rsid w:val="003F6BCB"/>
    <w:rsid w:val="0046664D"/>
    <w:rsid w:val="004847D2"/>
    <w:rsid w:val="004B49D8"/>
    <w:rsid w:val="004E673C"/>
    <w:rsid w:val="00585AA7"/>
    <w:rsid w:val="005D59D4"/>
    <w:rsid w:val="005F7164"/>
    <w:rsid w:val="00650153"/>
    <w:rsid w:val="00696ABF"/>
    <w:rsid w:val="00716D96"/>
    <w:rsid w:val="00740599"/>
    <w:rsid w:val="007475B6"/>
    <w:rsid w:val="007A6F2A"/>
    <w:rsid w:val="0080062B"/>
    <w:rsid w:val="00812474"/>
    <w:rsid w:val="00832DEA"/>
    <w:rsid w:val="00844044"/>
    <w:rsid w:val="00852466"/>
    <w:rsid w:val="0085345B"/>
    <w:rsid w:val="009031BA"/>
    <w:rsid w:val="009634CD"/>
    <w:rsid w:val="00980A17"/>
    <w:rsid w:val="00A31BD5"/>
    <w:rsid w:val="00A353AB"/>
    <w:rsid w:val="00A80439"/>
    <w:rsid w:val="00A9174B"/>
    <w:rsid w:val="00A93246"/>
    <w:rsid w:val="00B469B9"/>
    <w:rsid w:val="00B477B3"/>
    <w:rsid w:val="00B62BEA"/>
    <w:rsid w:val="00B81739"/>
    <w:rsid w:val="00BB3331"/>
    <w:rsid w:val="00BB7E45"/>
    <w:rsid w:val="00BE663C"/>
    <w:rsid w:val="00BE7606"/>
    <w:rsid w:val="00C34D19"/>
    <w:rsid w:val="00C430DD"/>
    <w:rsid w:val="00C634C0"/>
    <w:rsid w:val="00CD34E5"/>
    <w:rsid w:val="00CF5EF4"/>
    <w:rsid w:val="00D73E40"/>
    <w:rsid w:val="00DC22AA"/>
    <w:rsid w:val="00DC4F62"/>
    <w:rsid w:val="00DD0B48"/>
    <w:rsid w:val="00E742AC"/>
    <w:rsid w:val="00F73AA9"/>
    <w:rsid w:val="00FC4FC9"/>
    <w:rsid w:val="00FF6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F22024"/>
  <w15:chartTrackingRefBased/>
  <w15:docId w15:val="{8490070D-AEBC-4F64-9478-15297FBD7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1BD5"/>
    <w:pPr>
      <w:widowControl w:val="0"/>
      <w:ind w:firstLineChars="200" w:firstLine="200"/>
      <w:jc w:val="both"/>
    </w:pPr>
  </w:style>
  <w:style w:type="paragraph" w:styleId="1">
    <w:name w:val="heading 1"/>
    <w:basedOn w:val="a"/>
    <w:next w:val="a"/>
    <w:link w:val="10"/>
    <w:uiPriority w:val="9"/>
    <w:qFormat/>
    <w:rsid w:val="00BE7606"/>
    <w:pPr>
      <w:keepNext/>
      <w:keepLines/>
      <w:spacing w:before="340" w:after="330" w:line="578" w:lineRule="auto"/>
      <w:outlineLvl w:val="0"/>
    </w:pPr>
    <w:rPr>
      <w:rFonts w:eastAsia="黑体"/>
      <w:bCs/>
      <w:kern w:val="44"/>
      <w:sz w:val="32"/>
      <w:szCs w:val="44"/>
    </w:rPr>
  </w:style>
  <w:style w:type="paragraph" w:styleId="2">
    <w:name w:val="heading 2"/>
    <w:basedOn w:val="a"/>
    <w:next w:val="a"/>
    <w:link w:val="20"/>
    <w:uiPriority w:val="9"/>
    <w:unhideWhenUsed/>
    <w:qFormat/>
    <w:rsid w:val="00BE7606"/>
    <w:pPr>
      <w:keepNext/>
      <w:keepLines/>
      <w:spacing w:before="260" w:after="260" w:line="416" w:lineRule="auto"/>
      <w:outlineLvl w:val="1"/>
    </w:pPr>
    <w:rPr>
      <w:rFonts w:asciiTheme="majorHAnsi" w:eastAsia="黑体" w:hAnsiTheme="majorHAnsi" w:cstheme="majorBidi"/>
      <w:b/>
      <w:bCs/>
      <w:sz w:val="30"/>
      <w:szCs w:val="32"/>
    </w:rPr>
  </w:style>
  <w:style w:type="paragraph" w:styleId="3">
    <w:name w:val="heading 3"/>
    <w:basedOn w:val="a"/>
    <w:next w:val="a"/>
    <w:link w:val="30"/>
    <w:uiPriority w:val="9"/>
    <w:unhideWhenUsed/>
    <w:qFormat/>
    <w:rsid w:val="00A31BD5"/>
    <w:pPr>
      <w:keepNext/>
      <w:keepLines/>
      <w:spacing w:before="260" w:after="260" w:line="415" w:lineRule="auto"/>
      <w:ind w:firstLineChars="0" w:firstLine="0"/>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272C7"/>
    <w:pPr>
      <w:tabs>
        <w:tab w:val="center" w:pos="4153"/>
        <w:tab w:val="right" w:pos="8306"/>
      </w:tabs>
      <w:snapToGrid w:val="0"/>
      <w:jc w:val="center"/>
    </w:pPr>
    <w:rPr>
      <w:sz w:val="18"/>
      <w:szCs w:val="18"/>
    </w:rPr>
  </w:style>
  <w:style w:type="character" w:customStyle="1" w:styleId="a4">
    <w:name w:val="页眉 字符"/>
    <w:basedOn w:val="a0"/>
    <w:link w:val="a3"/>
    <w:uiPriority w:val="99"/>
    <w:rsid w:val="002272C7"/>
    <w:rPr>
      <w:sz w:val="18"/>
      <w:szCs w:val="18"/>
    </w:rPr>
  </w:style>
  <w:style w:type="paragraph" w:styleId="a5">
    <w:name w:val="footer"/>
    <w:basedOn w:val="a"/>
    <w:link w:val="a6"/>
    <w:uiPriority w:val="99"/>
    <w:unhideWhenUsed/>
    <w:rsid w:val="002272C7"/>
    <w:pPr>
      <w:tabs>
        <w:tab w:val="center" w:pos="4153"/>
        <w:tab w:val="right" w:pos="8306"/>
      </w:tabs>
      <w:snapToGrid w:val="0"/>
      <w:jc w:val="left"/>
    </w:pPr>
    <w:rPr>
      <w:sz w:val="18"/>
      <w:szCs w:val="18"/>
    </w:rPr>
  </w:style>
  <w:style w:type="character" w:customStyle="1" w:styleId="a6">
    <w:name w:val="页脚 字符"/>
    <w:basedOn w:val="a0"/>
    <w:link w:val="a5"/>
    <w:uiPriority w:val="99"/>
    <w:rsid w:val="002272C7"/>
    <w:rPr>
      <w:sz w:val="18"/>
      <w:szCs w:val="18"/>
    </w:rPr>
  </w:style>
  <w:style w:type="paragraph" w:styleId="a7">
    <w:name w:val="caption"/>
    <w:basedOn w:val="a"/>
    <w:next w:val="a"/>
    <w:uiPriority w:val="35"/>
    <w:unhideWhenUsed/>
    <w:qFormat/>
    <w:rsid w:val="00075134"/>
    <w:rPr>
      <w:rFonts w:asciiTheme="majorHAnsi" w:eastAsia="黑体" w:hAnsiTheme="majorHAnsi" w:cstheme="majorBidi"/>
      <w:sz w:val="20"/>
      <w:szCs w:val="20"/>
    </w:rPr>
  </w:style>
  <w:style w:type="character" w:customStyle="1" w:styleId="10">
    <w:name w:val="标题 1 字符"/>
    <w:basedOn w:val="a0"/>
    <w:link w:val="1"/>
    <w:uiPriority w:val="9"/>
    <w:rsid w:val="00BE7606"/>
    <w:rPr>
      <w:rFonts w:eastAsia="黑体"/>
      <w:bCs/>
      <w:kern w:val="44"/>
      <w:sz w:val="32"/>
      <w:szCs w:val="44"/>
    </w:rPr>
  </w:style>
  <w:style w:type="character" w:customStyle="1" w:styleId="20">
    <w:name w:val="标题 2 字符"/>
    <w:basedOn w:val="a0"/>
    <w:link w:val="2"/>
    <w:uiPriority w:val="9"/>
    <w:rsid w:val="00BE7606"/>
    <w:rPr>
      <w:rFonts w:asciiTheme="majorHAnsi" w:eastAsia="黑体" w:hAnsiTheme="majorHAnsi" w:cstheme="majorBidi"/>
      <w:b/>
      <w:bCs/>
      <w:sz w:val="30"/>
      <w:szCs w:val="32"/>
    </w:rPr>
  </w:style>
  <w:style w:type="character" w:customStyle="1" w:styleId="30">
    <w:name w:val="标题 3 字符"/>
    <w:basedOn w:val="a0"/>
    <w:link w:val="3"/>
    <w:uiPriority w:val="9"/>
    <w:rsid w:val="00A31BD5"/>
    <w:rPr>
      <w:b/>
      <w:bCs/>
      <w:sz w:val="28"/>
      <w:szCs w:val="32"/>
    </w:rPr>
  </w:style>
  <w:style w:type="paragraph" w:styleId="TOC">
    <w:name w:val="TOC Heading"/>
    <w:basedOn w:val="1"/>
    <w:next w:val="a"/>
    <w:uiPriority w:val="39"/>
    <w:unhideWhenUsed/>
    <w:qFormat/>
    <w:rsid w:val="00BE7606"/>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Cs w:val="32"/>
      <w14:ligatures w14:val="none"/>
    </w:rPr>
  </w:style>
  <w:style w:type="paragraph" w:styleId="11">
    <w:name w:val="toc 1"/>
    <w:basedOn w:val="a"/>
    <w:next w:val="a"/>
    <w:autoRedefine/>
    <w:uiPriority w:val="39"/>
    <w:unhideWhenUsed/>
    <w:rsid w:val="00BE7606"/>
  </w:style>
  <w:style w:type="paragraph" w:styleId="21">
    <w:name w:val="toc 2"/>
    <w:basedOn w:val="a"/>
    <w:next w:val="a"/>
    <w:autoRedefine/>
    <w:uiPriority w:val="39"/>
    <w:unhideWhenUsed/>
    <w:rsid w:val="00BE7606"/>
    <w:pPr>
      <w:ind w:leftChars="200" w:left="420"/>
    </w:pPr>
  </w:style>
  <w:style w:type="paragraph" w:styleId="31">
    <w:name w:val="toc 3"/>
    <w:basedOn w:val="a"/>
    <w:next w:val="a"/>
    <w:autoRedefine/>
    <w:uiPriority w:val="39"/>
    <w:unhideWhenUsed/>
    <w:rsid w:val="00BE7606"/>
    <w:pPr>
      <w:ind w:leftChars="400" w:left="840"/>
    </w:pPr>
  </w:style>
  <w:style w:type="character" w:styleId="a8">
    <w:name w:val="Hyperlink"/>
    <w:basedOn w:val="a0"/>
    <w:uiPriority w:val="99"/>
    <w:unhideWhenUsed/>
    <w:rsid w:val="00BE7606"/>
    <w:rPr>
      <w:color w:val="0563C1" w:themeColor="hyperlink"/>
      <w:u w:val="single"/>
    </w:rPr>
  </w:style>
  <w:style w:type="paragraph" w:styleId="a9">
    <w:name w:val="List Paragraph"/>
    <w:basedOn w:val="a"/>
    <w:uiPriority w:val="34"/>
    <w:qFormat/>
    <w:rsid w:val="00A31BD5"/>
    <w:pPr>
      <w:ind w:firstLine="420"/>
    </w:pPr>
  </w:style>
  <w:style w:type="paragraph" w:styleId="aa">
    <w:name w:val="No Spacing"/>
    <w:uiPriority w:val="1"/>
    <w:qFormat/>
    <w:rsid w:val="00A93246"/>
    <w:pPr>
      <w:widowControl w:val="0"/>
      <w:ind w:firstLineChars="200" w:firstLine="20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package" Target="embeddings/Microsoft_Visio___2.vsdx"/><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package" Target="embeddings/Microsoft_Visio___.vsdx"/><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Visio___1.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BDB5E-C895-4A17-A0DC-6F8518E0A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11</Pages>
  <Words>1280</Words>
  <Characters>7302</Characters>
  <Application>Microsoft Office Word</Application>
  <DocSecurity>0</DocSecurity>
  <Lines>60</Lines>
  <Paragraphs>17</Paragraphs>
  <ScaleCrop>false</ScaleCrop>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Haotian Zhang</dc:creator>
  <cp:keywords/>
  <dc:description/>
  <cp:lastModifiedBy>Ang</cp:lastModifiedBy>
  <cp:revision>4</cp:revision>
  <dcterms:created xsi:type="dcterms:W3CDTF">2024-05-17T03:26:00Z</dcterms:created>
  <dcterms:modified xsi:type="dcterms:W3CDTF">2024-05-28T01:31:00Z</dcterms:modified>
</cp:coreProperties>
</file>